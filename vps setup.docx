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F1A1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🧱</w:t>
      </w:r>
      <w:r w:rsidRPr="00AD47AB">
        <w:rPr>
          <w:b/>
          <w:bCs/>
        </w:rPr>
        <w:t xml:space="preserve"> STEP 0: VPS Info (</w:t>
      </w:r>
      <w:r w:rsidRPr="00AD47AB">
        <w:rPr>
          <w:rFonts w:ascii="Nirmala UI" w:hAnsi="Nirmala UI" w:cs="Nirmala UI"/>
          <w:b/>
          <w:bCs/>
        </w:rPr>
        <w:t>ধরা</w:t>
      </w:r>
      <w:r w:rsidRPr="00AD47AB">
        <w:rPr>
          <w:b/>
          <w:bCs/>
        </w:rPr>
        <w:t xml:space="preserve"> assumptions)</w:t>
      </w:r>
    </w:p>
    <w:p w14:paraId="448B744C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 xml:space="preserve">OS: </w:t>
      </w:r>
      <w:r w:rsidRPr="00AD47AB">
        <w:rPr>
          <w:b/>
          <w:bCs/>
        </w:rPr>
        <w:t>Ubuntu 22.04 LTS</w:t>
      </w:r>
      <w:r w:rsidRPr="00AD47AB">
        <w:t xml:space="preserve"> (</w:t>
      </w:r>
      <w:r w:rsidRPr="00AD47AB">
        <w:rPr>
          <w:rFonts w:ascii="Nirmala UI" w:hAnsi="Nirmala UI" w:cs="Nirmala UI"/>
        </w:rPr>
        <w:t>সবচেয়ে</w:t>
      </w:r>
      <w:r w:rsidRPr="00AD47AB">
        <w:t xml:space="preserve"> safe)</w:t>
      </w:r>
    </w:p>
    <w:p w14:paraId="34F9540A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>User: root (</w:t>
      </w:r>
      <w:r w:rsidRPr="00AD47AB">
        <w:rPr>
          <w:rFonts w:ascii="Nirmala UI" w:hAnsi="Nirmala UI" w:cs="Nirmala UI"/>
        </w:rPr>
        <w:t>প্রথমে</w:t>
      </w:r>
      <w:r w:rsidRPr="00AD47AB">
        <w:t>)</w:t>
      </w:r>
    </w:p>
    <w:p w14:paraId="5C19C199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 xml:space="preserve">Web Server: </w:t>
      </w:r>
      <w:r w:rsidRPr="00AD47AB">
        <w:rPr>
          <w:b/>
          <w:bCs/>
        </w:rPr>
        <w:t>Nginx</w:t>
      </w:r>
    </w:p>
    <w:p w14:paraId="6324ECBC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 xml:space="preserve">PHP: </w:t>
      </w:r>
      <w:r w:rsidRPr="00AD47AB">
        <w:rPr>
          <w:b/>
          <w:bCs/>
        </w:rPr>
        <w:t>8.2</w:t>
      </w:r>
    </w:p>
    <w:p w14:paraId="1A9AE68E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 xml:space="preserve">Database: </w:t>
      </w:r>
      <w:r w:rsidRPr="00AD47AB">
        <w:rPr>
          <w:b/>
          <w:bCs/>
        </w:rPr>
        <w:t>MySQL</w:t>
      </w:r>
    </w:p>
    <w:p w14:paraId="438B8B89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 xml:space="preserve">Node.js: </w:t>
      </w:r>
      <w:r w:rsidRPr="00AD47AB">
        <w:rPr>
          <w:b/>
          <w:bCs/>
        </w:rPr>
        <w:t>20 LTS</w:t>
      </w:r>
    </w:p>
    <w:p w14:paraId="5B74D837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 xml:space="preserve">Process Manager: </w:t>
      </w:r>
      <w:r w:rsidRPr="00AD47AB">
        <w:rPr>
          <w:b/>
          <w:bCs/>
        </w:rPr>
        <w:t>PM2</w:t>
      </w:r>
    </w:p>
    <w:p w14:paraId="2C97A0D4" w14:textId="77777777" w:rsidR="00AD47AB" w:rsidRPr="00AD47AB" w:rsidRDefault="00AD47AB" w:rsidP="00AD47AB">
      <w:pPr>
        <w:numPr>
          <w:ilvl w:val="0"/>
          <w:numId w:val="1"/>
        </w:numPr>
      </w:pPr>
      <w:r w:rsidRPr="00AD47AB">
        <w:t xml:space="preserve">SSL: </w:t>
      </w:r>
      <w:r w:rsidRPr="00AD47AB">
        <w:rPr>
          <w:b/>
          <w:bCs/>
        </w:rPr>
        <w:t>Let’s Encrypt</w:t>
      </w:r>
    </w:p>
    <w:p w14:paraId="5001BF9A" w14:textId="77777777" w:rsidR="00AD47AB" w:rsidRPr="00AD47AB" w:rsidRDefault="00AD47AB" w:rsidP="00AD47AB">
      <w:r w:rsidRPr="00AD47AB">
        <w:pict w14:anchorId="2940E991">
          <v:rect id="_x0000_i1121" style="width:0;height:1.5pt" o:hralign="center" o:hrstd="t" o:hr="t" fillcolor="#a0a0a0" stroked="f"/>
        </w:pict>
      </w:r>
    </w:p>
    <w:p w14:paraId="6E2067EF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🔐</w:t>
      </w:r>
      <w:r w:rsidRPr="00AD47AB">
        <w:rPr>
          <w:b/>
          <w:bCs/>
        </w:rPr>
        <w:t xml:space="preserve"> STEP 1: VPS Login &amp; Basic Security</w:t>
      </w:r>
    </w:p>
    <w:p w14:paraId="6C4038BA" w14:textId="77777777" w:rsidR="00AD47AB" w:rsidRPr="00AD47AB" w:rsidRDefault="00AD47AB" w:rsidP="00AD47AB">
      <w:r w:rsidRPr="00AD47AB">
        <w:t>ssh root@YOUR_SERVER_IP</w:t>
      </w:r>
    </w:p>
    <w:p w14:paraId="76CD2FFA" w14:textId="77777777" w:rsidR="00AD47AB" w:rsidRPr="00AD47AB" w:rsidRDefault="00AD47AB" w:rsidP="00AD47AB">
      <w:pPr>
        <w:rPr>
          <w:b/>
          <w:bCs/>
        </w:rPr>
      </w:pPr>
      <w:r w:rsidRPr="00AD47AB">
        <w:rPr>
          <w:b/>
          <w:bCs/>
        </w:rPr>
        <w:t>System Update</w:t>
      </w:r>
    </w:p>
    <w:p w14:paraId="38B68621" w14:textId="77777777" w:rsidR="00AD47AB" w:rsidRPr="00AD47AB" w:rsidRDefault="00AD47AB" w:rsidP="00AD47AB">
      <w:r w:rsidRPr="00AD47AB">
        <w:t>apt update &amp;&amp; apt upgrade -y</w:t>
      </w:r>
    </w:p>
    <w:p w14:paraId="4D4460A7" w14:textId="77777777" w:rsidR="00AD47AB" w:rsidRPr="00AD47AB" w:rsidRDefault="00AD47AB" w:rsidP="00AD47AB">
      <w:pPr>
        <w:rPr>
          <w:b/>
          <w:bCs/>
        </w:rPr>
      </w:pPr>
      <w:r w:rsidRPr="00AD47AB">
        <w:rPr>
          <w:b/>
          <w:bCs/>
        </w:rPr>
        <w:t>Timezone</w:t>
      </w:r>
    </w:p>
    <w:p w14:paraId="533CB724" w14:textId="77777777" w:rsidR="00AD47AB" w:rsidRPr="00AD47AB" w:rsidRDefault="00AD47AB" w:rsidP="00AD47AB">
      <w:r w:rsidRPr="00AD47AB">
        <w:t>timedatectl set-timezone Asia/Dhaka</w:t>
      </w:r>
    </w:p>
    <w:p w14:paraId="5B4ABD10" w14:textId="77777777" w:rsidR="00AD47AB" w:rsidRPr="00AD47AB" w:rsidRDefault="00AD47AB" w:rsidP="00AD47AB">
      <w:r w:rsidRPr="00AD47AB">
        <w:pict w14:anchorId="3A4D2F53">
          <v:rect id="_x0000_i1122" style="width:0;height:1.5pt" o:hralign="center" o:hrstd="t" o:hr="t" fillcolor="#a0a0a0" stroked="f"/>
        </w:pict>
      </w:r>
    </w:p>
    <w:p w14:paraId="5D43F89C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👤</w:t>
      </w:r>
      <w:r w:rsidRPr="00AD47AB">
        <w:rPr>
          <w:b/>
          <w:bCs/>
        </w:rPr>
        <w:t xml:space="preserve"> STEP 2: New User Create (Recommended)</w:t>
      </w:r>
    </w:p>
    <w:p w14:paraId="13A564CC" w14:textId="77777777" w:rsidR="00AD47AB" w:rsidRPr="00AD47AB" w:rsidRDefault="00AD47AB" w:rsidP="00AD47AB">
      <w:r w:rsidRPr="00AD47AB">
        <w:t>adduser deploy</w:t>
      </w:r>
      <w:r w:rsidRPr="00AD47AB">
        <w:br/>
        <w:t>usermod -aG sudo deploy</w:t>
      </w:r>
    </w:p>
    <w:p w14:paraId="4B189DB5" w14:textId="77777777" w:rsidR="00AD47AB" w:rsidRPr="00AD47AB" w:rsidRDefault="00AD47AB" w:rsidP="00AD47AB">
      <w:r w:rsidRPr="00AD47AB">
        <w:t>Login with new user:</w:t>
      </w:r>
    </w:p>
    <w:p w14:paraId="0A66FA0E" w14:textId="77777777" w:rsidR="00AD47AB" w:rsidRPr="00AD47AB" w:rsidRDefault="00AD47AB" w:rsidP="00AD47AB">
      <w:r w:rsidRPr="00AD47AB">
        <w:t>su - deploy</w:t>
      </w:r>
    </w:p>
    <w:p w14:paraId="2B93A1A3" w14:textId="77777777" w:rsidR="00AD47AB" w:rsidRPr="00AD47AB" w:rsidRDefault="00AD47AB" w:rsidP="00AD47AB">
      <w:r w:rsidRPr="00AD47AB">
        <w:pict w14:anchorId="3E1D6037">
          <v:rect id="_x0000_i1123" style="width:0;height:1.5pt" o:hralign="center" o:hrstd="t" o:hr="t" fillcolor="#a0a0a0" stroked="f"/>
        </w:pict>
      </w:r>
    </w:p>
    <w:p w14:paraId="59ACA6AE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🔥</w:t>
      </w:r>
      <w:r w:rsidRPr="00AD47AB">
        <w:rPr>
          <w:b/>
          <w:bCs/>
        </w:rPr>
        <w:t xml:space="preserve"> STEP 3: Firewall Setup (UFW)</w:t>
      </w:r>
    </w:p>
    <w:p w14:paraId="4F835174" w14:textId="77777777" w:rsidR="00AD47AB" w:rsidRPr="00AD47AB" w:rsidRDefault="00AD47AB" w:rsidP="00AD47AB">
      <w:r w:rsidRPr="00AD47AB">
        <w:t>sudo apt install ufw -y</w:t>
      </w:r>
      <w:r w:rsidRPr="00AD47AB">
        <w:br/>
        <w:t>sudo ufw allow OpenSSH</w:t>
      </w:r>
      <w:r w:rsidRPr="00AD47AB">
        <w:br/>
      </w:r>
      <w:r w:rsidRPr="00AD47AB">
        <w:lastRenderedPageBreak/>
        <w:t>sudo ufw allow 80</w:t>
      </w:r>
      <w:r w:rsidRPr="00AD47AB">
        <w:br/>
        <w:t>sudo ufw allow 443</w:t>
      </w:r>
      <w:r w:rsidRPr="00AD47AB">
        <w:br/>
        <w:t>sudo ufw enable</w:t>
      </w:r>
    </w:p>
    <w:p w14:paraId="7BD8ACB9" w14:textId="77777777" w:rsidR="00AD47AB" w:rsidRPr="00AD47AB" w:rsidRDefault="00AD47AB" w:rsidP="00AD47AB">
      <w:r w:rsidRPr="00AD47AB">
        <w:t>Check:</w:t>
      </w:r>
    </w:p>
    <w:p w14:paraId="42673064" w14:textId="77777777" w:rsidR="00AD47AB" w:rsidRPr="00AD47AB" w:rsidRDefault="00AD47AB" w:rsidP="00AD47AB">
      <w:r w:rsidRPr="00AD47AB">
        <w:t>sudo ufw status</w:t>
      </w:r>
    </w:p>
    <w:p w14:paraId="0BB8377C" w14:textId="77777777" w:rsidR="00AD47AB" w:rsidRPr="00AD47AB" w:rsidRDefault="00AD47AB" w:rsidP="00AD47AB">
      <w:r w:rsidRPr="00AD47AB">
        <w:pict w14:anchorId="0800E863">
          <v:rect id="_x0000_i1124" style="width:0;height:1.5pt" o:hralign="center" o:hrstd="t" o:hr="t" fillcolor="#a0a0a0" stroked="f"/>
        </w:pict>
      </w:r>
    </w:p>
    <w:p w14:paraId="35354AA4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🌐</w:t>
      </w:r>
      <w:r w:rsidRPr="00AD47AB">
        <w:rPr>
          <w:b/>
          <w:bCs/>
        </w:rPr>
        <w:t xml:space="preserve"> STEP 4: Nginx Install</w:t>
      </w:r>
    </w:p>
    <w:p w14:paraId="587D5110" w14:textId="77777777" w:rsidR="00AD47AB" w:rsidRPr="00AD47AB" w:rsidRDefault="00AD47AB" w:rsidP="00AD47AB">
      <w:r w:rsidRPr="00AD47AB">
        <w:t>sudo apt install nginx -y</w:t>
      </w:r>
    </w:p>
    <w:p w14:paraId="5A9BCAB2" w14:textId="77777777" w:rsidR="00AD47AB" w:rsidRPr="00AD47AB" w:rsidRDefault="00AD47AB" w:rsidP="00AD47AB">
      <w:r w:rsidRPr="00AD47AB">
        <w:t>Check:</w:t>
      </w:r>
    </w:p>
    <w:p w14:paraId="25BC007B" w14:textId="77777777" w:rsidR="00AD47AB" w:rsidRPr="00AD47AB" w:rsidRDefault="00AD47AB" w:rsidP="00AD47AB">
      <w:r w:rsidRPr="00AD47AB">
        <w:t>systemctl status nginx</w:t>
      </w:r>
    </w:p>
    <w:p w14:paraId="386B4527" w14:textId="77777777" w:rsidR="00AD47AB" w:rsidRPr="00AD47AB" w:rsidRDefault="00AD47AB" w:rsidP="00AD47AB">
      <w:r w:rsidRPr="00AD47AB">
        <w:rPr>
          <w:rFonts w:ascii="Segoe UI Emoji" w:hAnsi="Segoe UI Emoji" w:cs="Segoe UI Emoji"/>
        </w:rPr>
        <w:t>👉</w:t>
      </w:r>
      <w:r w:rsidRPr="00AD47AB">
        <w:t xml:space="preserve"> Browser </w:t>
      </w:r>
      <w:r w:rsidRPr="00AD47AB">
        <w:rPr>
          <w:rFonts w:ascii="Nirmala UI" w:hAnsi="Nirmala UI" w:cs="Nirmala UI"/>
        </w:rPr>
        <w:t>এ</w:t>
      </w:r>
      <w:r w:rsidRPr="00AD47AB">
        <w:t xml:space="preserve"> </w:t>
      </w:r>
      <w:r w:rsidRPr="00AD47AB">
        <w:rPr>
          <w:rFonts w:ascii="Nirmala UI" w:hAnsi="Nirmala UI" w:cs="Nirmala UI"/>
        </w:rPr>
        <w:t>গিয়ে</w:t>
      </w:r>
      <w:r w:rsidRPr="00AD47AB">
        <w:t xml:space="preserve"> http://SERVER_IP </w:t>
      </w:r>
      <w:r w:rsidRPr="00AD47AB">
        <w:rPr>
          <w:rFonts w:ascii="Nirmala UI" w:hAnsi="Nirmala UI" w:cs="Nirmala UI"/>
        </w:rPr>
        <w:t>খুললে</w:t>
      </w:r>
      <w:r w:rsidRPr="00AD47AB">
        <w:t xml:space="preserve"> </w:t>
      </w:r>
      <w:r w:rsidRPr="00AD47AB">
        <w:rPr>
          <w:b/>
          <w:bCs/>
        </w:rPr>
        <w:t>Welcome to Nginx</w:t>
      </w:r>
      <w:r w:rsidRPr="00AD47AB">
        <w:t xml:space="preserve"> </w:t>
      </w:r>
      <w:r w:rsidRPr="00AD47AB">
        <w:rPr>
          <w:rFonts w:ascii="Nirmala UI" w:hAnsi="Nirmala UI" w:cs="Nirmala UI"/>
        </w:rPr>
        <w:t>দেখাবে</w:t>
      </w:r>
    </w:p>
    <w:p w14:paraId="0648B42D" w14:textId="77777777" w:rsidR="00AD47AB" w:rsidRPr="00AD47AB" w:rsidRDefault="00AD47AB" w:rsidP="00AD47AB">
      <w:r w:rsidRPr="00AD47AB">
        <w:pict w14:anchorId="25DFDF9B">
          <v:rect id="_x0000_i1125" style="width:0;height:1.5pt" o:hralign="center" o:hrstd="t" o:hr="t" fillcolor="#a0a0a0" stroked="f"/>
        </w:pict>
      </w:r>
    </w:p>
    <w:p w14:paraId="2E34CF02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🐘</w:t>
      </w:r>
      <w:r w:rsidRPr="00AD47AB">
        <w:rPr>
          <w:b/>
          <w:bCs/>
        </w:rPr>
        <w:t xml:space="preserve"> STEP 5: PHP 8.2 + Extensions (Laravel Ready)</w:t>
      </w:r>
    </w:p>
    <w:p w14:paraId="3AF63D18" w14:textId="77777777" w:rsidR="00AD47AB" w:rsidRPr="00AD47AB" w:rsidRDefault="00AD47AB" w:rsidP="00AD47AB">
      <w:r w:rsidRPr="00AD47AB">
        <w:t>sudo apt install software-properties-common -y</w:t>
      </w:r>
      <w:r w:rsidRPr="00AD47AB">
        <w:br/>
        <w:t xml:space="preserve">sudo add-apt-repository </w:t>
      </w:r>
      <w:proofErr w:type="gramStart"/>
      <w:r w:rsidRPr="00AD47AB">
        <w:t>ppa:ondrej</w:t>
      </w:r>
      <w:proofErr w:type="gramEnd"/>
      <w:r w:rsidRPr="00AD47AB">
        <w:t>/php -y</w:t>
      </w:r>
      <w:r w:rsidRPr="00AD47AB">
        <w:br/>
        <w:t>sudo apt update</w:t>
      </w:r>
    </w:p>
    <w:p w14:paraId="1392927F" w14:textId="77777777" w:rsidR="00AD47AB" w:rsidRPr="00AD47AB" w:rsidRDefault="00AD47AB" w:rsidP="00AD47AB">
      <w:r w:rsidRPr="00AD47AB">
        <w:t>sudo apt install php8.2 php8.2-fpm php8.2-cli php8.2-mysql php8.2-xml php8.2-curl php8.2-mbstring php8.2-zip php8.2-bcmath php8.2-gd -y</w:t>
      </w:r>
    </w:p>
    <w:p w14:paraId="790ABE44" w14:textId="77777777" w:rsidR="00AD47AB" w:rsidRPr="00AD47AB" w:rsidRDefault="00AD47AB" w:rsidP="00AD47AB">
      <w:r w:rsidRPr="00AD47AB">
        <w:t>Check:</w:t>
      </w:r>
    </w:p>
    <w:p w14:paraId="2C323662" w14:textId="77777777" w:rsidR="00AD47AB" w:rsidRPr="00AD47AB" w:rsidRDefault="00AD47AB" w:rsidP="00AD47AB">
      <w:r w:rsidRPr="00AD47AB">
        <w:t>php -v</w:t>
      </w:r>
    </w:p>
    <w:p w14:paraId="1D5D14DC" w14:textId="77777777" w:rsidR="00AD47AB" w:rsidRPr="00AD47AB" w:rsidRDefault="00AD47AB" w:rsidP="00AD47AB">
      <w:r w:rsidRPr="00AD47AB">
        <w:pict w14:anchorId="1891F548">
          <v:rect id="_x0000_i1126" style="width:0;height:1.5pt" o:hralign="center" o:hrstd="t" o:hr="t" fillcolor="#a0a0a0" stroked="f"/>
        </w:pict>
      </w:r>
    </w:p>
    <w:p w14:paraId="16F60BCC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🧰</w:t>
      </w:r>
      <w:r w:rsidRPr="00AD47AB">
        <w:rPr>
          <w:b/>
          <w:bCs/>
        </w:rPr>
        <w:t xml:space="preserve"> STEP 6: Composer (Laravel Required)</w:t>
      </w:r>
    </w:p>
    <w:p w14:paraId="782F5CB5" w14:textId="77777777" w:rsidR="00AD47AB" w:rsidRPr="00AD47AB" w:rsidRDefault="00AD47AB" w:rsidP="00AD47AB">
      <w:r w:rsidRPr="00AD47AB">
        <w:t>cd ~</w:t>
      </w:r>
      <w:r w:rsidRPr="00AD47AB">
        <w:br/>
        <w:t>curl -sS https://getcomposer.org/installer | php</w:t>
      </w:r>
      <w:r w:rsidRPr="00AD47AB">
        <w:br/>
        <w:t xml:space="preserve">sudo mv </w:t>
      </w:r>
      <w:proofErr w:type="gramStart"/>
      <w:r w:rsidRPr="00AD47AB">
        <w:t>composer.phar</w:t>
      </w:r>
      <w:proofErr w:type="gramEnd"/>
      <w:r w:rsidRPr="00AD47AB">
        <w:t xml:space="preserve"> /usr/local/bin/composer</w:t>
      </w:r>
      <w:r w:rsidRPr="00AD47AB">
        <w:br/>
        <w:t>composer --version</w:t>
      </w:r>
    </w:p>
    <w:p w14:paraId="4C049685" w14:textId="77777777" w:rsidR="00AD47AB" w:rsidRPr="00AD47AB" w:rsidRDefault="00AD47AB" w:rsidP="00AD47AB">
      <w:r w:rsidRPr="00AD47AB">
        <w:pict w14:anchorId="327B98EF">
          <v:rect id="_x0000_i1127" style="width:0;height:1.5pt" o:hralign="center" o:hrstd="t" o:hr="t" fillcolor="#a0a0a0" stroked="f"/>
        </w:pict>
      </w:r>
    </w:p>
    <w:p w14:paraId="670F5570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🗄️</w:t>
      </w:r>
      <w:r w:rsidRPr="00AD47AB">
        <w:rPr>
          <w:b/>
          <w:bCs/>
        </w:rPr>
        <w:t xml:space="preserve"> STEP 7: MySQL Install</w:t>
      </w:r>
    </w:p>
    <w:p w14:paraId="524DA3D2" w14:textId="77777777" w:rsidR="00AD47AB" w:rsidRPr="00AD47AB" w:rsidRDefault="00AD47AB" w:rsidP="00AD47AB">
      <w:r w:rsidRPr="00AD47AB">
        <w:lastRenderedPageBreak/>
        <w:t>sudo apt install mysql-server -y</w:t>
      </w:r>
      <w:r w:rsidRPr="00AD47AB">
        <w:br/>
        <w:t>sudo mysql_secure_installation</w:t>
      </w:r>
    </w:p>
    <w:p w14:paraId="07928BFB" w14:textId="77777777" w:rsidR="00AD47AB" w:rsidRPr="00AD47AB" w:rsidRDefault="00AD47AB" w:rsidP="00AD47AB">
      <w:r w:rsidRPr="00AD47AB">
        <w:t>Login:</w:t>
      </w:r>
    </w:p>
    <w:p w14:paraId="1C10C3C0" w14:textId="77777777" w:rsidR="00AD47AB" w:rsidRPr="00AD47AB" w:rsidRDefault="00AD47AB" w:rsidP="00AD47AB">
      <w:r w:rsidRPr="00AD47AB">
        <w:t>sudo mysql</w:t>
      </w:r>
    </w:p>
    <w:p w14:paraId="4A324CA1" w14:textId="77777777" w:rsidR="00AD47AB" w:rsidRPr="00AD47AB" w:rsidRDefault="00AD47AB" w:rsidP="00AD47AB">
      <w:r w:rsidRPr="00AD47AB">
        <w:t>Create DB:</w:t>
      </w:r>
    </w:p>
    <w:p w14:paraId="06B298F4" w14:textId="77777777" w:rsidR="00AD47AB" w:rsidRPr="00AD47AB" w:rsidRDefault="00AD47AB" w:rsidP="00AD47AB">
      <w:r w:rsidRPr="00AD47AB">
        <w:t>CREATE DATABASE laravel_db;</w:t>
      </w:r>
      <w:r w:rsidRPr="00AD47AB">
        <w:br/>
        <w:t>CREATE USER 'laravel_user'@'localhost' IDENTIFIED BY 'password';</w:t>
      </w:r>
      <w:r w:rsidRPr="00AD47AB">
        <w:br/>
        <w:t>GRANT ALL PRIVILEGES ON laravel_db.* TO 'laravel_user'@'localhost';</w:t>
      </w:r>
      <w:r w:rsidRPr="00AD47AB">
        <w:br/>
        <w:t>FLUSH PRIVILEGES;</w:t>
      </w:r>
      <w:r w:rsidRPr="00AD47AB">
        <w:br/>
        <w:t>EXIT;</w:t>
      </w:r>
    </w:p>
    <w:p w14:paraId="0CA281AA" w14:textId="77777777" w:rsidR="00AD47AB" w:rsidRPr="00AD47AB" w:rsidRDefault="00AD47AB" w:rsidP="00AD47AB">
      <w:r w:rsidRPr="00AD47AB">
        <w:pict w14:anchorId="4AA6D121">
          <v:rect id="_x0000_i1128" style="width:0;height:1.5pt" o:hralign="center" o:hrstd="t" o:hr="t" fillcolor="#a0a0a0" stroked="f"/>
        </w:pict>
      </w:r>
    </w:p>
    <w:p w14:paraId="51551300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🟢</w:t>
      </w:r>
      <w:r w:rsidRPr="00AD47AB">
        <w:rPr>
          <w:b/>
          <w:bCs/>
        </w:rPr>
        <w:t xml:space="preserve"> STEP 8: Node.js 20 (React / Nuxt / Next)</w:t>
      </w:r>
    </w:p>
    <w:p w14:paraId="47C6C256" w14:textId="77777777" w:rsidR="00AD47AB" w:rsidRPr="00AD47AB" w:rsidRDefault="00AD47AB" w:rsidP="00AD47AB">
      <w:r w:rsidRPr="00AD47AB">
        <w:t>curl -fsSL https://deb.nodesource.com/setup_20.x | sudo -E bash -</w:t>
      </w:r>
      <w:r w:rsidRPr="00AD47AB">
        <w:br/>
        <w:t>sudo apt install nodejs -y</w:t>
      </w:r>
    </w:p>
    <w:p w14:paraId="2F1A4731" w14:textId="77777777" w:rsidR="00AD47AB" w:rsidRPr="00AD47AB" w:rsidRDefault="00AD47AB" w:rsidP="00AD47AB">
      <w:r w:rsidRPr="00AD47AB">
        <w:t>Check:</w:t>
      </w:r>
    </w:p>
    <w:p w14:paraId="1E29F680" w14:textId="77777777" w:rsidR="00AD47AB" w:rsidRPr="00AD47AB" w:rsidRDefault="00AD47AB" w:rsidP="00AD47AB">
      <w:r w:rsidRPr="00AD47AB">
        <w:t>node -v</w:t>
      </w:r>
      <w:r w:rsidRPr="00AD47AB">
        <w:br/>
        <w:t>npm -v</w:t>
      </w:r>
    </w:p>
    <w:p w14:paraId="4AE23BDB" w14:textId="77777777" w:rsidR="00AD47AB" w:rsidRPr="00AD47AB" w:rsidRDefault="00AD47AB" w:rsidP="00AD47AB">
      <w:r w:rsidRPr="00AD47AB">
        <w:pict w14:anchorId="7CB1C3B0">
          <v:rect id="_x0000_i1129" style="width:0;height:1.5pt" o:hralign="center" o:hrstd="t" o:hr="t" fillcolor="#a0a0a0" stroked="f"/>
        </w:pict>
      </w:r>
    </w:p>
    <w:p w14:paraId="641F129A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♻️</w:t>
      </w:r>
      <w:r w:rsidRPr="00AD47AB">
        <w:rPr>
          <w:b/>
          <w:bCs/>
        </w:rPr>
        <w:t xml:space="preserve"> STEP 9: PM2 (Node App Production)</w:t>
      </w:r>
    </w:p>
    <w:p w14:paraId="17199A2E" w14:textId="77777777" w:rsidR="00AD47AB" w:rsidRPr="00AD47AB" w:rsidRDefault="00AD47AB" w:rsidP="00AD47AB">
      <w:r w:rsidRPr="00AD47AB">
        <w:t>sudo npm install pm2 -g</w:t>
      </w:r>
      <w:r w:rsidRPr="00AD47AB">
        <w:br/>
        <w:t>pm2 startup</w:t>
      </w:r>
    </w:p>
    <w:p w14:paraId="4C3C9055" w14:textId="77777777" w:rsidR="00AD47AB" w:rsidRPr="00AD47AB" w:rsidRDefault="00AD47AB" w:rsidP="00AD47AB">
      <w:r w:rsidRPr="00AD47AB">
        <w:t xml:space="preserve">Run command PM2 </w:t>
      </w:r>
      <w:r w:rsidRPr="00AD47AB">
        <w:rPr>
          <w:rFonts w:ascii="Nirmala UI" w:hAnsi="Nirmala UI" w:cs="Nirmala UI"/>
        </w:rPr>
        <w:t>যেটা</w:t>
      </w:r>
      <w:r w:rsidRPr="00AD47AB">
        <w:t xml:space="preserve"> </w:t>
      </w:r>
      <w:r w:rsidRPr="00AD47AB">
        <w:rPr>
          <w:rFonts w:ascii="Nirmala UI" w:hAnsi="Nirmala UI" w:cs="Nirmala UI"/>
        </w:rPr>
        <w:t>দেখাবে</w:t>
      </w:r>
      <w:r w:rsidRPr="00AD47AB">
        <w:t xml:space="preserve"> </w:t>
      </w:r>
      <w:r w:rsidRPr="00AD47AB">
        <w:rPr>
          <w:rFonts w:ascii="Nirmala UI" w:hAnsi="Nirmala UI" w:cs="Nirmala UI"/>
        </w:rPr>
        <w:t>সেটা</w:t>
      </w:r>
      <w:r w:rsidRPr="00AD47AB">
        <w:t xml:space="preserve"> </w:t>
      </w:r>
      <w:r w:rsidRPr="00AD47AB">
        <w:rPr>
          <w:rFonts w:ascii="Nirmala UI" w:hAnsi="Nirmala UI" w:cs="Nirmala UI"/>
        </w:rPr>
        <w:t>কপি</w:t>
      </w:r>
      <w:r w:rsidRPr="00AD47AB">
        <w:t xml:space="preserve"> </w:t>
      </w:r>
      <w:r w:rsidRPr="00AD47AB">
        <w:rPr>
          <w:rFonts w:ascii="Nirmala UI" w:hAnsi="Nirmala UI" w:cs="Nirmala UI"/>
        </w:rPr>
        <w:t>করে</w:t>
      </w:r>
      <w:r w:rsidRPr="00AD47AB">
        <w:t xml:space="preserve"> </w:t>
      </w:r>
      <w:r w:rsidRPr="00AD47AB">
        <w:rPr>
          <w:rFonts w:ascii="Nirmala UI" w:hAnsi="Nirmala UI" w:cs="Nirmala UI"/>
        </w:rPr>
        <w:t>রান</w:t>
      </w:r>
      <w:r w:rsidRPr="00AD47AB">
        <w:t xml:space="preserve"> </w:t>
      </w:r>
      <w:r w:rsidRPr="00AD47AB">
        <w:rPr>
          <w:rFonts w:ascii="Nirmala UI" w:hAnsi="Nirmala UI" w:cs="Nirmala UI"/>
        </w:rPr>
        <w:t>করো</w:t>
      </w:r>
    </w:p>
    <w:p w14:paraId="4A79DA81" w14:textId="77777777" w:rsidR="00AD47AB" w:rsidRPr="00AD47AB" w:rsidRDefault="00AD47AB" w:rsidP="00AD47AB">
      <w:r w:rsidRPr="00AD47AB">
        <w:pict w14:anchorId="4AAD3BEF">
          <v:rect id="_x0000_i1130" style="width:0;height:1.5pt" o:hralign="center" o:hrstd="t" o:hr="t" fillcolor="#a0a0a0" stroked="f"/>
        </w:pict>
      </w:r>
    </w:p>
    <w:p w14:paraId="3FC06799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📁</w:t>
      </w:r>
      <w:r w:rsidRPr="00AD47AB">
        <w:rPr>
          <w:b/>
          <w:bCs/>
        </w:rPr>
        <w:t xml:space="preserve"> STEP 10: Project Folder Structure (Recommended)</w:t>
      </w:r>
    </w:p>
    <w:p w14:paraId="53531F2A" w14:textId="77777777" w:rsidR="00AD47AB" w:rsidRPr="00AD47AB" w:rsidRDefault="00AD47AB" w:rsidP="00AD47AB">
      <w:r w:rsidRPr="00AD47AB">
        <w:t>sudo mkdir -p /var/www</w:t>
      </w:r>
      <w:r w:rsidRPr="00AD47AB">
        <w:br/>
        <w:t>sudo chown -R deploy:deploy /var/www</w:t>
      </w:r>
    </w:p>
    <w:p w14:paraId="36DF6C25" w14:textId="77777777" w:rsidR="00AD47AB" w:rsidRPr="00AD47AB" w:rsidRDefault="00AD47AB" w:rsidP="00AD47AB">
      <w:r w:rsidRPr="00AD47AB">
        <w:t>Example:</w:t>
      </w:r>
    </w:p>
    <w:p w14:paraId="344491C5" w14:textId="77777777" w:rsidR="00AD47AB" w:rsidRPr="00AD47AB" w:rsidRDefault="00AD47AB" w:rsidP="00AD47AB">
      <w:r w:rsidRPr="00AD47AB">
        <w:t>/var/www/</w:t>
      </w:r>
      <w:r w:rsidRPr="00AD47AB">
        <w:br/>
        <w:t xml:space="preserve"> </w:t>
      </w:r>
      <w:r w:rsidRPr="00AD47AB">
        <w:rPr>
          <w:rFonts w:ascii="MS Gothic" w:eastAsia="MS Gothic" w:hAnsi="MS Gothic" w:cs="MS Gothic" w:hint="eastAsia"/>
        </w:rPr>
        <w:t>├</w:t>
      </w:r>
      <w:r w:rsidRPr="00AD47AB">
        <w:rPr>
          <w:rFonts w:ascii="Calibri" w:hAnsi="Calibri" w:cs="Calibri"/>
        </w:rPr>
        <w:t>──</w:t>
      </w:r>
      <w:r w:rsidRPr="00AD47AB">
        <w:t xml:space="preserve"> laravel-app</w:t>
      </w:r>
      <w:r w:rsidRPr="00AD47AB">
        <w:br/>
      </w:r>
      <w:r w:rsidRPr="00AD47AB">
        <w:lastRenderedPageBreak/>
        <w:t xml:space="preserve"> </w:t>
      </w:r>
      <w:r w:rsidRPr="00AD47AB">
        <w:rPr>
          <w:rFonts w:ascii="MS Gothic" w:eastAsia="MS Gothic" w:hAnsi="MS Gothic" w:cs="MS Gothic" w:hint="eastAsia"/>
        </w:rPr>
        <w:t>├</w:t>
      </w:r>
      <w:r w:rsidRPr="00AD47AB">
        <w:rPr>
          <w:rFonts w:ascii="Calibri" w:hAnsi="Calibri" w:cs="Calibri"/>
        </w:rPr>
        <w:t>──</w:t>
      </w:r>
      <w:r w:rsidRPr="00AD47AB">
        <w:t xml:space="preserve"> next-app</w:t>
      </w:r>
      <w:r w:rsidRPr="00AD47AB">
        <w:br/>
        <w:t xml:space="preserve"> </w:t>
      </w:r>
      <w:r w:rsidRPr="00AD47AB">
        <w:rPr>
          <w:rFonts w:ascii="MS Gothic" w:eastAsia="MS Gothic" w:hAnsi="MS Gothic" w:cs="MS Gothic" w:hint="eastAsia"/>
        </w:rPr>
        <w:t>├</w:t>
      </w:r>
      <w:r w:rsidRPr="00AD47AB">
        <w:rPr>
          <w:rFonts w:ascii="Calibri" w:hAnsi="Calibri" w:cs="Calibri"/>
        </w:rPr>
        <w:t>──</w:t>
      </w:r>
      <w:r w:rsidRPr="00AD47AB">
        <w:t xml:space="preserve"> nuxt-app</w:t>
      </w:r>
    </w:p>
    <w:p w14:paraId="45991399" w14:textId="77777777" w:rsidR="00AD47AB" w:rsidRPr="00AD47AB" w:rsidRDefault="00AD47AB" w:rsidP="00AD47AB">
      <w:r w:rsidRPr="00AD47AB">
        <w:pict w14:anchorId="72E1298C">
          <v:rect id="_x0000_i1131" style="width:0;height:1.5pt" o:hralign="center" o:hrstd="t" o:hr="t" fillcolor="#a0a0a0" stroked="f"/>
        </w:pict>
      </w:r>
    </w:p>
    <w:p w14:paraId="1C91B70A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🚀</w:t>
      </w:r>
      <w:r w:rsidRPr="00AD47AB">
        <w:rPr>
          <w:b/>
          <w:bCs/>
        </w:rPr>
        <w:t xml:space="preserve"> STEP 11: Laravel Setup (Example)</w:t>
      </w:r>
    </w:p>
    <w:p w14:paraId="1D27C809" w14:textId="77777777" w:rsidR="00AD47AB" w:rsidRPr="00AD47AB" w:rsidRDefault="00AD47AB" w:rsidP="00AD47AB">
      <w:r w:rsidRPr="00AD47AB">
        <w:t>cd /var/www</w:t>
      </w:r>
      <w:r w:rsidRPr="00AD47AB">
        <w:br/>
        <w:t>composer create-project laravel/laravel laravel-app</w:t>
      </w:r>
    </w:p>
    <w:p w14:paraId="1A31CD19" w14:textId="77777777" w:rsidR="00AD47AB" w:rsidRPr="00AD47AB" w:rsidRDefault="00AD47AB" w:rsidP="00AD47AB">
      <w:r w:rsidRPr="00AD47AB">
        <w:t>Permissions:</w:t>
      </w:r>
    </w:p>
    <w:p w14:paraId="03960B08" w14:textId="77777777" w:rsidR="00AD47AB" w:rsidRPr="00AD47AB" w:rsidRDefault="00AD47AB" w:rsidP="00AD47AB">
      <w:r w:rsidRPr="00AD47AB">
        <w:t>sudo chown -R www-</w:t>
      </w:r>
      <w:proofErr w:type="gramStart"/>
      <w:r w:rsidRPr="00AD47AB">
        <w:t>data:www</w:t>
      </w:r>
      <w:proofErr w:type="gramEnd"/>
      <w:r w:rsidRPr="00AD47AB">
        <w:t>-data laravel-app</w:t>
      </w:r>
      <w:r w:rsidRPr="00AD47AB">
        <w:br/>
        <w:t>sudo chmod -R 775 laravel-app/storage laravel-app/bootstrap/cache</w:t>
      </w:r>
    </w:p>
    <w:p w14:paraId="2E31E84E" w14:textId="77777777" w:rsidR="00AD47AB" w:rsidRPr="00AD47AB" w:rsidRDefault="00AD47AB" w:rsidP="00AD47AB">
      <w:r w:rsidRPr="00AD47AB">
        <w:pict w14:anchorId="4303C503">
          <v:rect id="_x0000_i1132" style="width:0;height:1.5pt" o:hralign="center" o:hrstd="t" o:hr="t" fillcolor="#a0a0a0" stroked="f"/>
        </w:pict>
      </w:r>
    </w:p>
    <w:p w14:paraId="4BA9CD3B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🌍</w:t>
      </w:r>
      <w:r w:rsidRPr="00AD47AB">
        <w:rPr>
          <w:b/>
          <w:bCs/>
        </w:rPr>
        <w:t xml:space="preserve"> STEP 12: Nginx Laravel Config</w:t>
      </w:r>
    </w:p>
    <w:p w14:paraId="4C33228E" w14:textId="77777777" w:rsidR="00AD47AB" w:rsidRPr="00AD47AB" w:rsidRDefault="00AD47AB" w:rsidP="00AD47AB">
      <w:r w:rsidRPr="00AD47AB">
        <w:t>sudo nano /etc/nginx/sites-available/laravel</w:t>
      </w:r>
    </w:p>
    <w:p w14:paraId="60C17E6C" w14:textId="77777777" w:rsidR="00AD47AB" w:rsidRPr="00AD47AB" w:rsidRDefault="00AD47AB" w:rsidP="00AD47AB">
      <w:r w:rsidRPr="00AD47AB">
        <w:t>Paste:</w:t>
      </w:r>
    </w:p>
    <w:p w14:paraId="7A1BD118" w14:textId="77777777" w:rsidR="00AD47AB" w:rsidRPr="00AD47AB" w:rsidRDefault="00AD47AB" w:rsidP="00AD47AB">
      <w:r w:rsidRPr="00AD47AB">
        <w:t>server {</w:t>
      </w:r>
      <w:r w:rsidRPr="00AD47AB">
        <w:br/>
        <w:t xml:space="preserve">    listen 80;</w:t>
      </w:r>
      <w:r w:rsidRPr="00AD47AB">
        <w:br/>
        <w:t xml:space="preserve">    server_name example.com;</w:t>
      </w:r>
      <w:r w:rsidRPr="00AD47AB">
        <w:br/>
      </w:r>
      <w:r w:rsidRPr="00AD47AB">
        <w:br/>
        <w:t xml:space="preserve">    root /var/www/laravel-app/public;</w:t>
      </w:r>
      <w:r w:rsidRPr="00AD47AB">
        <w:br/>
        <w:t xml:space="preserve">    index index.php;</w:t>
      </w:r>
      <w:r w:rsidRPr="00AD47AB">
        <w:br/>
      </w:r>
      <w:r w:rsidRPr="00AD47AB">
        <w:br/>
        <w:t xml:space="preserve">    location / {</w:t>
      </w:r>
      <w:r w:rsidRPr="00AD47AB">
        <w:br/>
        <w:t xml:space="preserve">        try_files $uri $uri/ /</w:t>
      </w:r>
      <w:proofErr w:type="gramStart"/>
      <w:r w:rsidRPr="00AD47AB">
        <w:t>index.php?$</w:t>
      </w:r>
      <w:proofErr w:type="gramEnd"/>
      <w:r w:rsidRPr="00AD47AB">
        <w:t>query_string;</w:t>
      </w:r>
      <w:r w:rsidRPr="00AD47AB">
        <w:br/>
        <w:t xml:space="preserve">  </w:t>
      </w:r>
      <w:proofErr w:type="gramStart"/>
      <w:r w:rsidRPr="00AD47AB">
        <w:t xml:space="preserve">  }</w:t>
      </w:r>
      <w:proofErr w:type="gramEnd"/>
      <w:r w:rsidRPr="00AD47AB">
        <w:br/>
      </w:r>
      <w:r w:rsidRPr="00AD47AB">
        <w:br/>
        <w:t xml:space="preserve">    location ~ \.php$ {</w:t>
      </w:r>
      <w:r w:rsidRPr="00AD47AB">
        <w:br/>
        <w:t xml:space="preserve">        include snippets/fastcgi-php.conf;</w:t>
      </w:r>
      <w:r w:rsidRPr="00AD47AB">
        <w:br/>
        <w:t xml:space="preserve">        fastcgi_pass unix:/run/php/php8.2-fpm.sock;</w:t>
      </w:r>
      <w:r w:rsidRPr="00AD47AB">
        <w:br/>
        <w:t xml:space="preserve">  </w:t>
      </w:r>
      <w:proofErr w:type="gramStart"/>
      <w:r w:rsidRPr="00AD47AB">
        <w:t xml:space="preserve">  }</w:t>
      </w:r>
      <w:proofErr w:type="gramEnd"/>
      <w:r w:rsidRPr="00AD47AB">
        <w:br/>
        <w:t>}</w:t>
      </w:r>
    </w:p>
    <w:p w14:paraId="18317A16" w14:textId="77777777" w:rsidR="00AD47AB" w:rsidRPr="00AD47AB" w:rsidRDefault="00AD47AB" w:rsidP="00AD47AB">
      <w:r w:rsidRPr="00AD47AB">
        <w:t>Enable:</w:t>
      </w:r>
    </w:p>
    <w:p w14:paraId="3D2554EA" w14:textId="77777777" w:rsidR="00AD47AB" w:rsidRPr="00AD47AB" w:rsidRDefault="00AD47AB" w:rsidP="00AD47AB">
      <w:r w:rsidRPr="00AD47AB">
        <w:lastRenderedPageBreak/>
        <w:t>sudo ln -s /etc/nginx/sites-available/laravel /etc/nginx/sites-enabled/</w:t>
      </w:r>
      <w:r w:rsidRPr="00AD47AB">
        <w:br/>
        <w:t>sudo nginx -t</w:t>
      </w:r>
      <w:r w:rsidRPr="00AD47AB">
        <w:br/>
        <w:t>sudo systemctl reload nginx</w:t>
      </w:r>
    </w:p>
    <w:p w14:paraId="5C377451" w14:textId="77777777" w:rsidR="00AD47AB" w:rsidRPr="00AD47AB" w:rsidRDefault="00AD47AB" w:rsidP="00AD47AB">
      <w:r w:rsidRPr="00AD47AB">
        <w:pict w14:anchorId="02A9E653">
          <v:rect id="_x0000_i1133" style="width:0;height:1.5pt" o:hralign="center" o:hrstd="t" o:hr="t" fillcolor="#a0a0a0" stroked="f"/>
        </w:pict>
      </w:r>
    </w:p>
    <w:p w14:paraId="56762310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⚛️</w:t>
      </w:r>
      <w:r w:rsidRPr="00AD47AB">
        <w:rPr>
          <w:b/>
          <w:bCs/>
        </w:rPr>
        <w:t xml:space="preserve"> STEP 13: Next.js / Nuxt Production</w:t>
      </w:r>
    </w:p>
    <w:p w14:paraId="0D2BFC46" w14:textId="77777777" w:rsidR="00AD47AB" w:rsidRPr="00AD47AB" w:rsidRDefault="00AD47AB" w:rsidP="00AD47AB">
      <w:r w:rsidRPr="00AD47AB">
        <w:t>cd /var/www</w:t>
      </w:r>
      <w:r w:rsidRPr="00AD47AB">
        <w:br/>
        <w:t>npx create-next-app next-app</w:t>
      </w:r>
      <w:r w:rsidRPr="00AD47AB">
        <w:br/>
        <w:t>cd next-app</w:t>
      </w:r>
      <w:r w:rsidRPr="00AD47AB">
        <w:br/>
        <w:t>npm run build</w:t>
      </w:r>
    </w:p>
    <w:p w14:paraId="6B79CCA3" w14:textId="77777777" w:rsidR="00AD47AB" w:rsidRPr="00AD47AB" w:rsidRDefault="00AD47AB" w:rsidP="00AD47AB">
      <w:r w:rsidRPr="00AD47AB">
        <w:t>Run with PM2:</w:t>
      </w:r>
    </w:p>
    <w:p w14:paraId="3AAC86CC" w14:textId="77777777" w:rsidR="00AD47AB" w:rsidRPr="00AD47AB" w:rsidRDefault="00AD47AB" w:rsidP="00AD47AB">
      <w:r w:rsidRPr="00AD47AB">
        <w:t>pm2 start npm --name "next-app" -- start</w:t>
      </w:r>
      <w:r w:rsidRPr="00AD47AB">
        <w:br/>
        <w:t>pm2 save</w:t>
      </w:r>
    </w:p>
    <w:p w14:paraId="07BC0413" w14:textId="77777777" w:rsidR="00AD47AB" w:rsidRPr="00AD47AB" w:rsidRDefault="00AD47AB" w:rsidP="00AD47AB">
      <w:r w:rsidRPr="00AD47AB">
        <w:pict w14:anchorId="4AF5B6A6">
          <v:rect id="_x0000_i1134" style="width:0;height:1.5pt" o:hralign="center" o:hrstd="t" o:hr="t" fillcolor="#a0a0a0" stroked="f"/>
        </w:pict>
      </w:r>
    </w:p>
    <w:p w14:paraId="52F4F6B6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🌐</w:t>
      </w:r>
      <w:r w:rsidRPr="00AD47AB">
        <w:rPr>
          <w:b/>
          <w:bCs/>
        </w:rPr>
        <w:t xml:space="preserve"> STEP 14: Nginx Reverse Proxy (Next/Nuxt)</w:t>
      </w:r>
    </w:p>
    <w:p w14:paraId="1AA98B99" w14:textId="77777777" w:rsidR="00AD47AB" w:rsidRPr="00AD47AB" w:rsidRDefault="00AD47AB" w:rsidP="00AD47AB">
      <w:r w:rsidRPr="00AD47AB">
        <w:t>server {</w:t>
      </w:r>
      <w:r w:rsidRPr="00AD47AB">
        <w:br/>
        <w:t xml:space="preserve">    listen 80;</w:t>
      </w:r>
      <w:r w:rsidRPr="00AD47AB">
        <w:br/>
        <w:t xml:space="preserve">    server_name next.example.com;</w:t>
      </w:r>
      <w:r w:rsidRPr="00AD47AB">
        <w:br/>
      </w:r>
      <w:r w:rsidRPr="00AD47AB">
        <w:br/>
        <w:t xml:space="preserve">    location / {</w:t>
      </w:r>
      <w:r w:rsidRPr="00AD47AB">
        <w:br/>
        <w:t xml:space="preserve">        proxy_pass http://localhost:3000;</w:t>
      </w:r>
      <w:r w:rsidRPr="00AD47AB">
        <w:br/>
        <w:t xml:space="preserve">        proxy_http_version 1.1;</w:t>
      </w:r>
      <w:r w:rsidRPr="00AD47AB">
        <w:br/>
        <w:t xml:space="preserve">        proxy_set_header Upgrade $http_upgrade;</w:t>
      </w:r>
      <w:r w:rsidRPr="00AD47AB">
        <w:br/>
        <w:t xml:space="preserve">        proxy_set_header Connection 'upgrade';</w:t>
      </w:r>
      <w:r w:rsidRPr="00AD47AB">
        <w:br/>
        <w:t xml:space="preserve">        proxy_set_header Host $host;</w:t>
      </w:r>
      <w:r w:rsidRPr="00AD47AB">
        <w:br/>
        <w:t xml:space="preserve">  </w:t>
      </w:r>
      <w:proofErr w:type="gramStart"/>
      <w:r w:rsidRPr="00AD47AB">
        <w:t xml:space="preserve">  }</w:t>
      </w:r>
      <w:proofErr w:type="gramEnd"/>
      <w:r w:rsidRPr="00AD47AB">
        <w:br/>
        <w:t>}</w:t>
      </w:r>
    </w:p>
    <w:p w14:paraId="755D1A23" w14:textId="77777777" w:rsidR="00AD47AB" w:rsidRPr="00AD47AB" w:rsidRDefault="00AD47AB" w:rsidP="00AD47AB">
      <w:r w:rsidRPr="00AD47AB">
        <w:pict w14:anchorId="4F6CD67F">
          <v:rect id="_x0000_i1135" style="width:0;height:1.5pt" o:hralign="center" o:hrstd="t" o:hr="t" fillcolor="#a0a0a0" stroked="f"/>
        </w:pict>
      </w:r>
    </w:p>
    <w:p w14:paraId="0FC09B57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t>🔐</w:t>
      </w:r>
      <w:r w:rsidRPr="00AD47AB">
        <w:rPr>
          <w:b/>
          <w:bCs/>
        </w:rPr>
        <w:t xml:space="preserve"> STEP 15: SSL (Free HTTPS)</w:t>
      </w:r>
    </w:p>
    <w:p w14:paraId="6B141E5D" w14:textId="77777777" w:rsidR="00AD47AB" w:rsidRPr="00AD47AB" w:rsidRDefault="00AD47AB" w:rsidP="00AD47AB">
      <w:r w:rsidRPr="00AD47AB">
        <w:t>sudo apt install certbot python3-certbot-nginx -y</w:t>
      </w:r>
      <w:r w:rsidRPr="00AD47AB">
        <w:br/>
        <w:t>sudo certbot --nginx</w:t>
      </w:r>
    </w:p>
    <w:p w14:paraId="7DDDB3BE" w14:textId="77777777" w:rsidR="00AD47AB" w:rsidRPr="00AD47AB" w:rsidRDefault="00AD47AB" w:rsidP="00AD47AB">
      <w:r w:rsidRPr="00AD47AB">
        <w:pict w14:anchorId="1D6DAEF7">
          <v:rect id="_x0000_i1136" style="width:0;height:1.5pt" o:hralign="center" o:hrstd="t" o:hr="t" fillcolor="#a0a0a0" stroked="f"/>
        </w:pict>
      </w:r>
    </w:p>
    <w:p w14:paraId="3D4577D6" w14:textId="77777777" w:rsidR="00AD47AB" w:rsidRPr="00AD47AB" w:rsidRDefault="00AD47AB" w:rsidP="00AD47AB">
      <w:pPr>
        <w:rPr>
          <w:b/>
          <w:bCs/>
        </w:rPr>
      </w:pPr>
      <w:r w:rsidRPr="00AD47AB">
        <w:rPr>
          <w:rFonts w:ascii="Segoe UI Emoji" w:hAnsi="Segoe UI Emoji" w:cs="Segoe UI Emoji"/>
          <w:b/>
          <w:bCs/>
        </w:rPr>
        <w:lastRenderedPageBreak/>
        <w:t>⚡</w:t>
      </w:r>
      <w:r w:rsidRPr="00AD47AB">
        <w:rPr>
          <w:b/>
          <w:bCs/>
        </w:rPr>
        <w:t xml:space="preserve"> STEP 16: Performance Boost (Optional but Recommended)</w:t>
      </w:r>
    </w:p>
    <w:p w14:paraId="2D13114E" w14:textId="77777777" w:rsidR="00AD47AB" w:rsidRPr="00AD47AB" w:rsidRDefault="00AD47AB" w:rsidP="00AD47AB">
      <w:r w:rsidRPr="00AD47AB">
        <w:t>sudo apt install redis-server -y</w:t>
      </w:r>
    </w:p>
    <w:p w14:paraId="4F8B9887" w14:textId="77777777" w:rsidR="00AD47AB" w:rsidRPr="00AD47AB" w:rsidRDefault="00AD47AB" w:rsidP="00AD47AB">
      <w:proofErr w:type="gramStart"/>
      <w:r w:rsidRPr="00AD47AB">
        <w:t>Laravel .env</w:t>
      </w:r>
      <w:proofErr w:type="gramEnd"/>
      <w:r w:rsidRPr="00AD47AB">
        <w:t>:</w:t>
      </w:r>
    </w:p>
    <w:p w14:paraId="39675FEA" w14:textId="77777777" w:rsidR="00AD47AB" w:rsidRPr="00AD47AB" w:rsidRDefault="00AD47AB" w:rsidP="00AD47AB">
      <w:r w:rsidRPr="00AD47AB">
        <w:t>CACHE_DRIVER=redis</w:t>
      </w:r>
      <w:r w:rsidRPr="00AD47AB">
        <w:br/>
        <w:t>QUEUE_CONNECTION=redis</w:t>
      </w:r>
    </w:p>
    <w:p w14:paraId="09CB261F" w14:textId="77777777" w:rsidR="004079E7" w:rsidRDefault="004079E7"/>
    <w:p w14:paraId="278023D1" w14:textId="77777777" w:rsidR="00AD47AB" w:rsidRDefault="00AD47AB"/>
    <w:p w14:paraId="41BFB9BF" w14:textId="4B7A64AE" w:rsidR="00AD47AB" w:rsidRDefault="00AD47AB" w:rsidP="00AD47AB">
      <w:pPr>
        <w:jc w:val="center"/>
        <w:rPr>
          <w:ins w:id="0" w:author="Tanvir Hasan Nahid" w:date="2026-03-01T12:09:00Z" w16du:dateUtc="2026-03-01T06:09:00Z"/>
        </w:rPr>
      </w:pPr>
      <w:r w:rsidRPr="00AD47AB">
        <w:t>1️</w:t>
      </w:r>
      <w:r w:rsidRPr="00AD47AB">
        <w:rPr>
          <w:rFonts w:ascii="Segoe UI Symbol" w:hAnsi="Segoe UI Symbol" w:cs="Segoe UI Symbol"/>
        </w:rPr>
        <w:t>⃣</w:t>
      </w:r>
      <w:r w:rsidRPr="00AD47AB">
        <w:t xml:space="preserve"> Multiple domain setup</w:t>
      </w:r>
      <w:r w:rsidRPr="00AD47AB">
        <w:br/>
        <w:t>2️</w:t>
      </w:r>
      <w:r w:rsidRPr="00AD47AB">
        <w:rPr>
          <w:rFonts w:ascii="Segoe UI Symbol" w:hAnsi="Segoe UI Symbol" w:cs="Segoe UI Symbol"/>
        </w:rPr>
        <w:t>⃣</w:t>
      </w:r>
      <w:r w:rsidRPr="00AD47AB">
        <w:t xml:space="preserve"> GitHub auto deploy (CI/CD)</w:t>
      </w:r>
      <w:r w:rsidRPr="00AD47AB">
        <w:br/>
        <w:t>3️</w:t>
      </w:r>
      <w:r w:rsidRPr="00AD47AB">
        <w:rPr>
          <w:rFonts w:ascii="Segoe UI Symbol" w:hAnsi="Segoe UI Symbol" w:cs="Segoe UI Symbol"/>
        </w:rPr>
        <w:t>⃣</w:t>
      </w:r>
      <w:r w:rsidRPr="00AD47AB">
        <w:t xml:space="preserve"> Laravel queue + supervisor</w:t>
      </w:r>
      <w:r w:rsidRPr="00AD47AB">
        <w:br/>
        <w:t>4️</w:t>
      </w:r>
      <w:r w:rsidRPr="00AD47AB">
        <w:rPr>
          <w:rFonts w:ascii="Segoe UI Symbol" w:hAnsi="Segoe UI Symbol" w:cs="Segoe UI Symbol"/>
        </w:rPr>
        <w:t>⃣</w:t>
      </w:r>
      <w:r w:rsidRPr="00AD47AB">
        <w:t xml:space="preserve"> Server security hardening</w:t>
      </w:r>
      <w:r w:rsidRPr="00AD47AB">
        <w:br/>
        <w:t>5️</w:t>
      </w:r>
      <w:r w:rsidRPr="00AD47AB">
        <w:rPr>
          <w:rFonts w:ascii="Segoe UI Symbol" w:hAnsi="Segoe UI Symbol" w:cs="Segoe UI Symbol"/>
        </w:rPr>
        <w:t>⃣</w:t>
      </w:r>
      <w:r w:rsidRPr="00AD47AB">
        <w:t xml:space="preserve"> VPS backup strategy</w:t>
      </w:r>
    </w:p>
    <w:p w14:paraId="7ED5FB81" w14:textId="77777777" w:rsidR="00AD47AB" w:rsidRPr="00AD47AB" w:rsidRDefault="00AD47AB" w:rsidP="00AD47AB">
      <w:pPr>
        <w:rPr>
          <w:ins w:id="1" w:author="Tanvir Hasan Nahid" w:date="2026-03-01T12:09:00Z"/>
          <w:b/>
          <w:bCs/>
        </w:rPr>
      </w:pPr>
      <w:ins w:id="2" w:author="Tanvir Hasan Nahid" w:date="2026-03-01T12:09:00Z">
        <w:r w:rsidRPr="00AD47AB">
          <w:rPr>
            <w:b/>
            <w:bCs/>
          </w:rPr>
          <w:t>1️</w:t>
        </w:r>
        <w:r w:rsidRPr="00AD47AB">
          <w:rPr>
            <w:rFonts w:ascii="Segoe UI Symbol" w:hAnsi="Segoe UI Symbol" w:cs="Segoe UI Symbol"/>
            <w:b/>
            <w:bCs/>
          </w:rPr>
          <w:t>⃣</w:t>
        </w:r>
        <w:r w:rsidRPr="00AD47AB">
          <w:rPr>
            <w:b/>
            <w:bCs/>
          </w:rPr>
          <w:t xml:space="preserve"> Multiple Domain Setup (Laravel + Next + Nuxt </w:t>
        </w:r>
        <w:r w:rsidRPr="00AD47AB">
          <w:rPr>
            <w:rFonts w:ascii="Nirmala UI" w:hAnsi="Nirmala UI" w:cs="Nirmala UI"/>
            <w:b/>
            <w:bCs/>
          </w:rPr>
          <w:t>এক</w:t>
        </w:r>
        <w:r w:rsidRPr="00AD47AB">
          <w:rPr>
            <w:b/>
            <w:bCs/>
          </w:rPr>
          <w:t xml:space="preserve"> VPS </w:t>
        </w:r>
        <w:r w:rsidRPr="00AD47AB">
          <w:rPr>
            <w:rFonts w:ascii="Nirmala UI" w:hAnsi="Nirmala UI" w:cs="Nirmala UI"/>
            <w:b/>
            <w:bCs/>
          </w:rPr>
          <w:t>এ</w:t>
        </w:r>
        <w:r w:rsidRPr="00AD47AB">
          <w:rPr>
            <w:b/>
            <w:bCs/>
          </w:rPr>
          <w:t>)</w:t>
        </w:r>
      </w:ins>
    </w:p>
    <w:p w14:paraId="721E8EA1" w14:textId="77777777" w:rsidR="00AD47AB" w:rsidRPr="00AD47AB" w:rsidRDefault="00AD47AB" w:rsidP="00AD47AB">
      <w:pPr>
        <w:rPr>
          <w:ins w:id="3" w:author="Tanvir Hasan Nahid" w:date="2026-03-01T12:09:00Z"/>
          <w:b/>
          <w:bCs/>
        </w:rPr>
      </w:pPr>
      <w:ins w:id="4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🎯</w:t>
        </w:r>
        <w:r w:rsidRPr="00AD47AB">
          <w:rPr>
            <w:b/>
            <w:bCs/>
          </w:rPr>
          <w:t xml:space="preserve"> Goal</w:t>
        </w:r>
      </w:ins>
    </w:p>
    <w:p w14:paraId="1952AB28" w14:textId="77777777" w:rsidR="00AD47AB" w:rsidRPr="00AD47AB" w:rsidRDefault="00AD47AB" w:rsidP="00AD47AB">
      <w:pPr>
        <w:rPr>
          <w:ins w:id="5" w:author="Tanvir Hasan Nahid" w:date="2026-03-01T12:09:00Z"/>
        </w:rPr>
      </w:pPr>
      <w:ins w:id="6" w:author="Tanvir Hasan Nahid" w:date="2026-03-01T12:09:00Z">
        <w:r w:rsidRPr="00AD47AB">
          <w:rPr>
            <w:rFonts w:ascii="Nirmala UI" w:hAnsi="Nirmala UI" w:cs="Nirmala UI"/>
          </w:rPr>
          <w:t>এক</w:t>
        </w:r>
        <w:r w:rsidRPr="00AD47AB">
          <w:t xml:space="preserve"> VPS </w:t>
        </w:r>
        <w:r w:rsidRPr="00AD47AB">
          <w:rPr>
            <w:rFonts w:ascii="Nirmala UI" w:hAnsi="Nirmala UI" w:cs="Nirmala UI"/>
          </w:rPr>
          <w:t>এ</w:t>
        </w:r>
        <w:r w:rsidRPr="00AD47AB">
          <w:t>:</w:t>
        </w:r>
      </w:ins>
    </w:p>
    <w:p w14:paraId="137CC9F7" w14:textId="77777777" w:rsidR="00AD47AB" w:rsidRPr="00AD47AB" w:rsidRDefault="00AD47AB" w:rsidP="00AD47AB">
      <w:pPr>
        <w:numPr>
          <w:ilvl w:val="0"/>
          <w:numId w:val="2"/>
        </w:numPr>
        <w:rPr>
          <w:ins w:id="7" w:author="Tanvir Hasan Nahid" w:date="2026-03-01T12:09:00Z"/>
        </w:rPr>
      </w:pPr>
      <w:ins w:id="8" w:author="Tanvir Hasan Nahid" w:date="2026-03-01T12:09:00Z">
        <w:r w:rsidRPr="00AD47AB">
          <w:t>example.com → Laravel</w:t>
        </w:r>
      </w:ins>
    </w:p>
    <w:p w14:paraId="355CD78E" w14:textId="77777777" w:rsidR="00AD47AB" w:rsidRPr="00AD47AB" w:rsidRDefault="00AD47AB" w:rsidP="00AD47AB">
      <w:pPr>
        <w:numPr>
          <w:ilvl w:val="0"/>
          <w:numId w:val="2"/>
        </w:numPr>
        <w:rPr>
          <w:ins w:id="9" w:author="Tanvir Hasan Nahid" w:date="2026-03-01T12:09:00Z"/>
        </w:rPr>
      </w:pPr>
      <w:ins w:id="10" w:author="Tanvir Hasan Nahid" w:date="2026-03-01T12:09:00Z">
        <w:r w:rsidRPr="00AD47AB">
          <w:t>app.example.com → Next.js</w:t>
        </w:r>
      </w:ins>
    </w:p>
    <w:p w14:paraId="45C63FB9" w14:textId="77777777" w:rsidR="00AD47AB" w:rsidRPr="00AD47AB" w:rsidRDefault="00AD47AB" w:rsidP="00AD47AB">
      <w:pPr>
        <w:numPr>
          <w:ilvl w:val="0"/>
          <w:numId w:val="2"/>
        </w:numPr>
        <w:rPr>
          <w:ins w:id="11" w:author="Tanvir Hasan Nahid" w:date="2026-03-01T12:09:00Z"/>
        </w:rPr>
      </w:pPr>
      <w:ins w:id="12" w:author="Tanvir Hasan Nahid" w:date="2026-03-01T12:09:00Z">
        <w:r w:rsidRPr="00AD47AB">
          <w:t>admin.example.com → Nuxt</w:t>
        </w:r>
      </w:ins>
    </w:p>
    <w:p w14:paraId="61876D94" w14:textId="77777777" w:rsidR="00AD47AB" w:rsidRPr="00AD47AB" w:rsidRDefault="00AD47AB" w:rsidP="00AD47AB">
      <w:pPr>
        <w:rPr>
          <w:ins w:id="13" w:author="Tanvir Hasan Nahid" w:date="2026-03-01T12:09:00Z"/>
        </w:rPr>
      </w:pPr>
      <w:ins w:id="14" w:author="Tanvir Hasan Nahid" w:date="2026-03-01T12:09:00Z">
        <w:r w:rsidRPr="00AD47AB">
          <w:pict w14:anchorId="5473249C">
            <v:rect id="_x0000_i1273" style="width:0;height:1.5pt" o:hralign="center" o:hrstd="t" o:hr="t" fillcolor="#a0a0a0" stroked="f"/>
          </w:pict>
        </w:r>
      </w:ins>
    </w:p>
    <w:p w14:paraId="2383AAA6" w14:textId="77777777" w:rsidR="00AD47AB" w:rsidRPr="00AD47AB" w:rsidRDefault="00AD47AB" w:rsidP="00AD47AB">
      <w:pPr>
        <w:rPr>
          <w:ins w:id="15" w:author="Tanvir Hasan Nahid" w:date="2026-03-01T12:09:00Z"/>
          <w:b/>
          <w:bCs/>
        </w:rPr>
      </w:pPr>
      <w:ins w:id="16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📁</w:t>
        </w:r>
        <w:r w:rsidRPr="00AD47AB">
          <w:rPr>
            <w:b/>
            <w:bCs/>
          </w:rPr>
          <w:t xml:space="preserve"> Folder Structure (Standard)</w:t>
        </w:r>
      </w:ins>
    </w:p>
    <w:p w14:paraId="0D365AA7" w14:textId="77777777" w:rsidR="00AD47AB" w:rsidRPr="00AD47AB" w:rsidRDefault="00AD47AB" w:rsidP="00AD47AB">
      <w:pPr>
        <w:rPr>
          <w:ins w:id="17" w:author="Tanvir Hasan Nahid" w:date="2026-03-01T12:09:00Z"/>
        </w:rPr>
      </w:pPr>
      <w:ins w:id="18" w:author="Tanvir Hasan Nahid" w:date="2026-03-01T12:09:00Z">
        <w:r w:rsidRPr="00AD47AB">
          <w:t>/var/www/</w:t>
        </w:r>
        <w:r w:rsidRPr="00AD47AB">
          <w:br/>
          <w:t xml:space="preserve"> </w:t>
        </w:r>
        <w:r w:rsidRPr="00AD47AB">
          <w:rPr>
            <w:rFonts w:ascii="MS Gothic" w:eastAsia="MS Gothic" w:hAnsi="MS Gothic" w:cs="MS Gothic" w:hint="eastAsia"/>
          </w:rPr>
          <w:t>├</w:t>
        </w:r>
        <w:r w:rsidRPr="00AD47AB">
          <w:rPr>
            <w:rFonts w:ascii="Calibri" w:hAnsi="Calibri" w:cs="Calibri"/>
          </w:rPr>
          <w:t>──</w:t>
        </w:r>
        <w:r w:rsidRPr="00AD47AB">
          <w:t xml:space="preserve"> example.com     </w:t>
        </w:r>
        <w:proofErr w:type="gramStart"/>
        <w:r w:rsidRPr="00AD47AB">
          <w:t xml:space="preserve">   (</w:t>
        </w:r>
        <w:proofErr w:type="gramEnd"/>
        <w:r w:rsidRPr="00AD47AB">
          <w:t>Laravel)</w:t>
        </w:r>
        <w:r w:rsidRPr="00AD47AB">
          <w:br/>
          <w:t xml:space="preserve"> </w:t>
        </w:r>
        <w:r w:rsidRPr="00AD47AB">
          <w:rPr>
            <w:rFonts w:ascii="Calibri" w:hAnsi="Calibri" w:cs="Calibri"/>
          </w:rPr>
          <w:t>│</w:t>
        </w:r>
        <w:r w:rsidRPr="00AD47AB">
          <w:t xml:space="preserve">    </w:t>
        </w:r>
        <w:r w:rsidRPr="00AD47AB">
          <w:rPr>
            <w:rFonts w:ascii="Calibri" w:hAnsi="Calibri" w:cs="Calibri"/>
          </w:rPr>
          <w:t>└──</w:t>
        </w:r>
        <w:r w:rsidRPr="00AD47AB">
          <w:t xml:space="preserve"> public</w:t>
        </w:r>
        <w:r w:rsidRPr="00AD47AB">
          <w:br/>
          <w:t xml:space="preserve"> </w:t>
        </w:r>
        <w:r w:rsidRPr="00AD47AB">
          <w:rPr>
            <w:rFonts w:ascii="MS Gothic" w:eastAsia="MS Gothic" w:hAnsi="MS Gothic" w:cs="MS Gothic" w:hint="eastAsia"/>
          </w:rPr>
          <w:t>├</w:t>
        </w:r>
        <w:r w:rsidRPr="00AD47AB">
          <w:rPr>
            <w:rFonts w:ascii="Calibri" w:hAnsi="Calibri" w:cs="Calibri"/>
          </w:rPr>
          <w:t>──</w:t>
        </w:r>
        <w:r w:rsidRPr="00AD47AB">
          <w:t xml:space="preserve"> app.example.com </w:t>
        </w:r>
        <w:proofErr w:type="gramStart"/>
        <w:r w:rsidRPr="00AD47AB">
          <w:t xml:space="preserve">   (</w:t>
        </w:r>
        <w:proofErr w:type="gramEnd"/>
        <w:r w:rsidRPr="00AD47AB">
          <w:t>Next.js)</w:t>
        </w:r>
        <w:r w:rsidRPr="00AD47AB">
          <w:br/>
          <w:t xml:space="preserve"> </w:t>
        </w:r>
        <w:r w:rsidRPr="00AD47AB">
          <w:rPr>
            <w:rFonts w:ascii="Calibri" w:hAnsi="Calibri" w:cs="Calibri"/>
          </w:rPr>
          <w:t>└──</w:t>
        </w:r>
        <w:r w:rsidRPr="00AD47AB">
          <w:t xml:space="preserve"> </w:t>
        </w:r>
        <w:proofErr w:type="gramStart"/>
        <w:r w:rsidRPr="00AD47AB">
          <w:t>admin.example.com  (</w:t>
        </w:r>
        <w:proofErr w:type="gramEnd"/>
        <w:r w:rsidRPr="00AD47AB">
          <w:t>Nuxt)</w:t>
        </w:r>
      </w:ins>
    </w:p>
    <w:p w14:paraId="794082EB" w14:textId="77777777" w:rsidR="00AD47AB" w:rsidRPr="00AD47AB" w:rsidRDefault="00AD47AB" w:rsidP="00AD47AB">
      <w:pPr>
        <w:rPr>
          <w:ins w:id="19" w:author="Tanvir Hasan Nahid" w:date="2026-03-01T12:09:00Z"/>
        </w:rPr>
      </w:pPr>
      <w:ins w:id="20" w:author="Tanvir Hasan Nahid" w:date="2026-03-01T12:09:00Z">
        <w:r w:rsidRPr="00AD47AB">
          <w:t>Permissions:</w:t>
        </w:r>
      </w:ins>
    </w:p>
    <w:p w14:paraId="3AEB71CD" w14:textId="77777777" w:rsidR="00AD47AB" w:rsidRPr="00AD47AB" w:rsidRDefault="00AD47AB" w:rsidP="00AD47AB">
      <w:pPr>
        <w:rPr>
          <w:ins w:id="21" w:author="Tanvir Hasan Nahid" w:date="2026-03-01T12:09:00Z"/>
        </w:rPr>
      </w:pPr>
      <w:ins w:id="22" w:author="Tanvir Hasan Nahid" w:date="2026-03-01T12:09:00Z">
        <w:r w:rsidRPr="00AD47AB">
          <w:t>sudo chown -R deploy:deploy /var/www</w:t>
        </w:r>
      </w:ins>
    </w:p>
    <w:p w14:paraId="757985D5" w14:textId="77777777" w:rsidR="00AD47AB" w:rsidRPr="00AD47AB" w:rsidRDefault="00AD47AB" w:rsidP="00AD47AB">
      <w:pPr>
        <w:rPr>
          <w:ins w:id="23" w:author="Tanvir Hasan Nahid" w:date="2026-03-01T12:09:00Z"/>
        </w:rPr>
      </w:pPr>
      <w:ins w:id="24" w:author="Tanvir Hasan Nahid" w:date="2026-03-01T12:09:00Z">
        <w:r w:rsidRPr="00AD47AB">
          <w:pict w14:anchorId="60506450">
            <v:rect id="_x0000_i1274" style="width:0;height:1.5pt" o:hralign="center" o:hrstd="t" o:hr="t" fillcolor="#a0a0a0" stroked="f"/>
          </w:pict>
        </w:r>
      </w:ins>
    </w:p>
    <w:p w14:paraId="52103DB4" w14:textId="77777777" w:rsidR="00AD47AB" w:rsidRPr="00AD47AB" w:rsidRDefault="00AD47AB" w:rsidP="00AD47AB">
      <w:pPr>
        <w:rPr>
          <w:ins w:id="25" w:author="Tanvir Hasan Nahid" w:date="2026-03-01T12:09:00Z"/>
          <w:b/>
          <w:bCs/>
        </w:rPr>
      </w:pPr>
      <w:ins w:id="26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lastRenderedPageBreak/>
          <w:t>🌐</w:t>
        </w:r>
        <w:r w:rsidRPr="00AD47AB">
          <w:rPr>
            <w:b/>
            <w:bCs/>
          </w:rPr>
          <w:t xml:space="preserve"> Nginx Config – Laravel Domain</w:t>
        </w:r>
      </w:ins>
    </w:p>
    <w:p w14:paraId="541C1003" w14:textId="77777777" w:rsidR="00AD47AB" w:rsidRPr="00AD47AB" w:rsidRDefault="00AD47AB" w:rsidP="00AD47AB">
      <w:pPr>
        <w:rPr>
          <w:ins w:id="27" w:author="Tanvir Hasan Nahid" w:date="2026-03-01T12:09:00Z"/>
        </w:rPr>
      </w:pPr>
      <w:ins w:id="28" w:author="Tanvir Hasan Nahid" w:date="2026-03-01T12:09:00Z">
        <w:r w:rsidRPr="00AD47AB">
          <w:t>sudo nano /etc/nginx/sites-available/example.com</w:t>
        </w:r>
      </w:ins>
    </w:p>
    <w:p w14:paraId="539F12F6" w14:textId="77777777" w:rsidR="00AD47AB" w:rsidRPr="00AD47AB" w:rsidRDefault="00AD47AB" w:rsidP="00AD47AB">
      <w:pPr>
        <w:rPr>
          <w:ins w:id="29" w:author="Tanvir Hasan Nahid" w:date="2026-03-01T12:09:00Z"/>
        </w:rPr>
      </w:pPr>
      <w:ins w:id="30" w:author="Tanvir Hasan Nahid" w:date="2026-03-01T12:09:00Z">
        <w:r w:rsidRPr="00AD47AB">
          <w:t>server {</w:t>
        </w:r>
        <w:r w:rsidRPr="00AD47AB">
          <w:br/>
          <w:t xml:space="preserve">    listen 80;</w:t>
        </w:r>
        <w:r w:rsidRPr="00AD47AB">
          <w:br/>
          <w:t xml:space="preserve">    server_name example.com www.example.com;</w:t>
        </w:r>
        <w:r w:rsidRPr="00AD47AB">
          <w:br/>
        </w:r>
        <w:r w:rsidRPr="00AD47AB">
          <w:br/>
          <w:t xml:space="preserve">    root /var/www/example.com/public;</w:t>
        </w:r>
        <w:r w:rsidRPr="00AD47AB">
          <w:br/>
          <w:t xml:space="preserve">    index index.php;</w:t>
        </w:r>
        <w:r w:rsidRPr="00AD47AB">
          <w:br/>
        </w:r>
        <w:r w:rsidRPr="00AD47AB">
          <w:br/>
          <w:t xml:space="preserve">    location / {</w:t>
        </w:r>
        <w:r w:rsidRPr="00AD47AB">
          <w:br/>
          <w:t xml:space="preserve">        try_files $uri $uri/ /</w:t>
        </w:r>
        <w:proofErr w:type="gramStart"/>
        <w:r w:rsidRPr="00AD47AB">
          <w:t>index.php?$</w:t>
        </w:r>
        <w:proofErr w:type="gramEnd"/>
        <w:r w:rsidRPr="00AD47AB">
          <w:t>query_string;</w:t>
        </w:r>
        <w:r w:rsidRPr="00AD47AB">
          <w:br/>
          <w:t xml:space="preserve">  </w:t>
        </w:r>
        <w:proofErr w:type="gramStart"/>
        <w:r w:rsidRPr="00AD47AB">
          <w:t xml:space="preserve">  }</w:t>
        </w:r>
        <w:proofErr w:type="gramEnd"/>
        <w:r w:rsidRPr="00AD47AB">
          <w:br/>
        </w:r>
        <w:r w:rsidRPr="00AD47AB">
          <w:br/>
          <w:t xml:space="preserve">    location ~ \.php$ {</w:t>
        </w:r>
        <w:r w:rsidRPr="00AD47AB">
          <w:br/>
          <w:t xml:space="preserve">        include snippets/fastcgi-php.conf;</w:t>
        </w:r>
        <w:r w:rsidRPr="00AD47AB">
          <w:br/>
          <w:t xml:space="preserve">        fastcgi_pass unix:/run/php/php8.2-fpm.sock;</w:t>
        </w:r>
        <w:r w:rsidRPr="00AD47AB">
          <w:br/>
          <w:t xml:space="preserve">  </w:t>
        </w:r>
        <w:proofErr w:type="gramStart"/>
        <w:r w:rsidRPr="00AD47AB">
          <w:t xml:space="preserve">  }</w:t>
        </w:r>
        <w:proofErr w:type="gramEnd"/>
        <w:r w:rsidRPr="00AD47AB">
          <w:br/>
          <w:t>}</w:t>
        </w:r>
      </w:ins>
    </w:p>
    <w:p w14:paraId="18A75956" w14:textId="77777777" w:rsidR="00AD47AB" w:rsidRPr="00AD47AB" w:rsidRDefault="00AD47AB" w:rsidP="00AD47AB">
      <w:pPr>
        <w:rPr>
          <w:ins w:id="31" w:author="Tanvir Hasan Nahid" w:date="2026-03-01T12:09:00Z"/>
        </w:rPr>
      </w:pPr>
      <w:ins w:id="32" w:author="Tanvir Hasan Nahid" w:date="2026-03-01T12:09:00Z">
        <w:r w:rsidRPr="00AD47AB">
          <w:t>Enable:</w:t>
        </w:r>
      </w:ins>
    </w:p>
    <w:p w14:paraId="671AF648" w14:textId="77777777" w:rsidR="00AD47AB" w:rsidRPr="00AD47AB" w:rsidRDefault="00AD47AB" w:rsidP="00AD47AB">
      <w:pPr>
        <w:rPr>
          <w:ins w:id="33" w:author="Tanvir Hasan Nahid" w:date="2026-03-01T12:09:00Z"/>
        </w:rPr>
      </w:pPr>
      <w:ins w:id="34" w:author="Tanvir Hasan Nahid" w:date="2026-03-01T12:09:00Z">
        <w:r w:rsidRPr="00AD47AB">
          <w:t>sudo ln -s /etc/nginx/sites-available/example.com /etc/nginx/sites-enabled/</w:t>
        </w:r>
      </w:ins>
    </w:p>
    <w:p w14:paraId="10671149" w14:textId="77777777" w:rsidR="00AD47AB" w:rsidRPr="00AD47AB" w:rsidRDefault="00AD47AB" w:rsidP="00AD47AB">
      <w:pPr>
        <w:rPr>
          <w:ins w:id="35" w:author="Tanvir Hasan Nahid" w:date="2026-03-01T12:09:00Z"/>
        </w:rPr>
      </w:pPr>
      <w:ins w:id="36" w:author="Tanvir Hasan Nahid" w:date="2026-03-01T12:09:00Z">
        <w:r w:rsidRPr="00AD47AB">
          <w:pict w14:anchorId="072543A2">
            <v:rect id="_x0000_i1275" style="width:0;height:1.5pt" o:hralign="center" o:hrstd="t" o:hr="t" fillcolor="#a0a0a0" stroked="f"/>
          </w:pict>
        </w:r>
      </w:ins>
    </w:p>
    <w:p w14:paraId="5D0ECAED" w14:textId="77777777" w:rsidR="00AD47AB" w:rsidRPr="00AD47AB" w:rsidRDefault="00AD47AB" w:rsidP="00AD47AB">
      <w:pPr>
        <w:rPr>
          <w:ins w:id="37" w:author="Tanvir Hasan Nahid" w:date="2026-03-01T12:09:00Z"/>
          <w:b/>
          <w:bCs/>
        </w:rPr>
      </w:pPr>
      <w:ins w:id="38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🌐</w:t>
        </w:r>
        <w:r w:rsidRPr="00AD47AB">
          <w:rPr>
            <w:b/>
            <w:bCs/>
          </w:rPr>
          <w:t xml:space="preserve"> Nginx Config – Next.js</w:t>
        </w:r>
      </w:ins>
    </w:p>
    <w:p w14:paraId="1B8BC2C9" w14:textId="77777777" w:rsidR="00AD47AB" w:rsidRPr="00AD47AB" w:rsidRDefault="00AD47AB" w:rsidP="00AD47AB">
      <w:pPr>
        <w:rPr>
          <w:ins w:id="39" w:author="Tanvir Hasan Nahid" w:date="2026-03-01T12:09:00Z"/>
        </w:rPr>
      </w:pPr>
      <w:ins w:id="40" w:author="Tanvir Hasan Nahid" w:date="2026-03-01T12:09:00Z">
        <w:r w:rsidRPr="00AD47AB">
          <w:t>sudo nano /etc/nginx/sites-available/app.example.com</w:t>
        </w:r>
      </w:ins>
    </w:p>
    <w:p w14:paraId="5BBC66F2" w14:textId="77777777" w:rsidR="00AD47AB" w:rsidRPr="00AD47AB" w:rsidRDefault="00AD47AB" w:rsidP="00AD47AB">
      <w:pPr>
        <w:rPr>
          <w:ins w:id="41" w:author="Tanvir Hasan Nahid" w:date="2026-03-01T12:09:00Z"/>
        </w:rPr>
      </w:pPr>
      <w:ins w:id="42" w:author="Tanvir Hasan Nahid" w:date="2026-03-01T12:09:00Z">
        <w:r w:rsidRPr="00AD47AB">
          <w:t>server {</w:t>
        </w:r>
        <w:r w:rsidRPr="00AD47AB">
          <w:br/>
          <w:t xml:space="preserve">    listen 80;</w:t>
        </w:r>
        <w:r w:rsidRPr="00AD47AB">
          <w:br/>
          <w:t xml:space="preserve">    server_name app.example.com;</w:t>
        </w:r>
        <w:r w:rsidRPr="00AD47AB">
          <w:br/>
        </w:r>
        <w:r w:rsidRPr="00AD47AB">
          <w:br/>
          <w:t xml:space="preserve">    location / {</w:t>
        </w:r>
        <w:r w:rsidRPr="00AD47AB">
          <w:br/>
          <w:t xml:space="preserve">        proxy_pass http://localhost:3000;</w:t>
        </w:r>
        <w:r w:rsidRPr="00AD47AB">
          <w:br/>
          <w:t xml:space="preserve">        proxy_set_header Host $host;</w:t>
        </w:r>
        <w:r w:rsidRPr="00AD47AB">
          <w:br/>
          <w:t xml:space="preserve">        proxy_set_header Upgrade $http_upgrade;</w:t>
        </w:r>
        <w:r w:rsidRPr="00AD47AB">
          <w:br/>
          <w:t xml:space="preserve">        proxy_set_header Connection "upgrade";</w:t>
        </w:r>
        <w:r w:rsidRPr="00AD47AB">
          <w:br/>
          <w:t xml:space="preserve">  </w:t>
        </w:r>
        <w:proofErr w:type="gramStart"/>
        <w:r w:rsidRPr="00AD47AB">
          <w:t xml:space="preserve">  }</w:t>
        </w:r>
        <w:proofErr w:type="gramEnd"/>
        <w:r w:rsidRPr="00AD47AB">
          <w:br/>
          <w:t>}</w:t>
        </w:r>
      </w:ins>
    </w:p>
    <w:p w14:paraId="65C62828" w14:textId="77777777" w:rsidR="00AD47AB" w:rsidRPr="00AD47AB" w:rsidRDefault="00AD47AB" w:rsidP="00AD47AB">
      <w:pPr>
        <w:rPr>
          <w:ins w:id="43" w:author="Tanvir Hasan Nahid" w:date="2026-03-01T12:09:00Z"/>
        </w:rPr>
      </w:pPr>
      <w:ins w:id="44" w:author="Tanvir Hasan Nahid" w:date="2026-03-01T12:09:00Z">
        <w:r w:rsidRPr="00AD47AB">
          <w:lastRenderedPageBreak/>
          <w:pict w14:anchorId="3BA046EA">
            <v:rect id="_x0000_i1276" style="width:0;height:1.5pt" o:hralign="center" o:hrstd="t" o:hr="t" fillcolor="#a0a0a0" stroked="f"/>
          </w:pict>
        </w:r>
      </w:ins>
    </w:p>
    <w:p w14:paraId="7DFF62FD" w14:textId="77777777" w:rsidR="00AD47AB" w:rsidRPr="00AD47AB" w:rsidRDefault="00AD47AB" w:rsidP="00AD47AB">
      <w:pPr>
        <w:rPr>
          <w:ins w:id="45" w:author="Tanvir Hasan Nahid" w:date="2026-03-01T12:09:00Z"/>
          <w:b/>
          <w:bCs/>
        </w:rPr>
      </w:pPr>
      <w:ins w:id="46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🌐</w:t>
        </w:r>
        <w:r w:rsidRPr="00AD47AB">
          <w:rPr>
            <w:b/>
            <w:bCs/>
          </w:rPr>
          <w:t xml:space="preserve"> Nginx Config – Nuxt</w:t>
        </w:r>
      </w:ins>
    </w:p>
    <w:p w14:paraId="498589A8" w14:textId="77777777" w:rsidR="00AD47AB" w:rsidRPr="00AD47AB" w:rsidRDefault="00AD47AB" w:rsidP="00AD47AB">
      <w:pPr>
        <w:rPr>
          <w:ins w:id="47" w:author="Tanvir Hasan Nahid" w:date="2026-03-01T12:09:00Z"/>
        </w:rPr>
      </w:pPr>
      <w:ins w:id="48" w:author="Tanvir Hasan Nahid" w:date="2026-03-01T12:09:00Z">
        <w:r w:rsidRPr="00AD47AB">
          <w:t>sudo nano /etc/nginx/sites-available/admin.example.com</w:t>
        </w:r>
      </w:ins>
    </w:p>
    <w:p w14:paraId="22FED4B7" w14:textId="77777777" w:rsidR="00AD47AB" w:rsidRPr="00AD47AB" w:rsidRDefault="00AD47AB" w:rsidP="00AD47AB">
      <w:pPr>
        <w:rPr>
          <w:ins w:id="49" w:author="Tanvir Hasan Nahid" w:date="2026-03-01T12:09:00Z"/>
        </w:rPr>
      </w:pPr>
      <w:ins w:id="50" w:author="Tanvir Hasan Nahid" w:date="2026-03-01T12:09:00Z">
        <w:r w:rsidRPr="00AD47AB">
          <w:t>server {</w:t>
        </w:r>
        <w:r w:rsidRPr="00AD47AB">
          <w:br/>
          <w:t xml:space="preserve">    listen 80;</w:t>
        </w:r>
        <w:r w:rsidRPr="00AD47AB">
          <w:br/>
          <w:t xml:space="preserve">    server_name admin.example.com;</w:t>
        </w:r>
        <w:r w:rsidRPr="00AD47AB">
          <w:br/>
        </w:r>
        <w:r w:rsidRPr="00AD47AB">
          <w:br/>
          <w:t xml:space="preserve">    location / {</w:t>
        </w:r>
        <w:r w:rsidRPr="00AD47AB">
          <w:br/>
          <w:t xml:space="preserve">        proxy_pass http://localhost:4000;</w:t>
        </w:r>
        <w:r w:rsidRPr="00AD47AB">
          <w:br/>
          <w:t xml:space="preserve">        proxy_set_header Host $host;</w:t>
        </w:r>
        <w:r w:rsidRPr="00AD47AB">
          <w:br/>
          <w:t xml:space="preserve">  </w:t>
        </w:r>
        <w:proofErr w:type="gramStart"/>
        <w:r w:rsidRPr="00AD47AB">
          <w:t xml:space="preserve">  }</w:t>
        </w:r>
        <w:proofErr w:type="gramEnd"/>
        <w:r w:rsidRPr="00AD47AB">
          <w:br/>
          <w:t>}</w:t>
        </w:r>
      </w:ins>
    </w:p>
    <w:p w14:paraId="25332C6D" w14:textId="77777777" w:rsidR="00AD47AB" w:rsidRPr="00AD47AB" w:rsidRDefault="00AD47AB" w:rsidP="00AD47AB">
      <w:pPr>
        <w:rPr>
          <w:ins w:id="51" w:author="Tanvir Hasan Nahid" w:date="2026-03-01T12:09:00Z"/>
        </w:rPr>
      </w:pPr>
      <w:ins w:id="52" w:author="Tanvir Hasan Nahid" w:date="2026-03-01T12:09:00Z">
        <w:r w:rsidRPr="00AD47AB">
          <w:t>Reload:</w:t>
        </w:r>
      </w:ins>
    </w:p>
    <w:p w14:paraId="373C1110" w14:textId="77777777" w:rsidR="00AD47AB" w:rsidRPr="00AD47AB" w:rsidRDefault="00AD47AB" w:rsidP="00AD47AB">
      <w:pPr>
        <w:rPr>
          <w:ins w:id="53" w:author="Tanvir Hasan Nahid" w:date="2026-03-01T12:09:00Z"/>
        </w:rPr>
      </w:pPr>
      <w:ins w:id="54" w:author="Tanvir Hasan Nahid" w:date="2026-03-01T12:09:00Z">
        <w:r w:rsidRPr="00AD47AB">
          <w:t>sudo nginx -t</w:t>
        </w:r>
        <w:r w:rsidRPr="00AD47AB">
          <w:br/>
          <w:t>sudo systemctl reload nginx</w:t>
        </w:r>
      </w:ins>
    </w:p>
    <w:p w14:paraId="166766E3" w14:textId="77777777" w:rsidR="00AD47AB" w:rsidRPr="00AD47AB" w:rsidRDefault="00AD47AB" w:rsidP="00AD47AB">
      <w:pPr>
        <w:rPr>
          <w:ins w:id="55" w:author="Tanvir Hasan Nahid" w:date="2026-03-01T12:09:00Z"/>
        </w:rPr>
      </w:pPr>
      <w:ins w:id="56" w:author="Tanvir Hasan Nahid" w:date="2026-03-01T12:09:00Z">
        <w:r w:rsidRPr="00AD47AB">
          <w:pict w14:anchorId="0ECD472B">
            <v:rect id="_x0000_i1277" style="width:0;height:1.5pt" o:hralign="center" o:hrstd="t" o:hr="t" fillcolor="#a0a0a0" stroked="f"/>
          </w:pict>
        </w:r>
      </w:ins>
    </w:p>
    <w:p w14:paraId="17E2BE4D" w14:textId="77777777" w:rsidR="00AD47AB" w:rsidRPr="00AD47AB" w:rsidRDefault="00AD47AB" w:rsidP="00AD47AB">
      <w:pPr>
        <w:rPr>
          <w:ins w:id="57" w:author="Tanvir Hasan Nahid" w:date="2026-03-01T12:09:00Z"/>
          <w:b/>
          <w:bCs/>
        </w:rPr>
      </w:pPr>
      <w:ins w:id="58" w:author="Tanvir Hasan Nahid" w:date="2026-03-01T12:09:00Z">
        <w:r w:rsidRPr="00AD47AB">
          <w:rPr>
            <w:b/>
            <w:bCs/>
          </w:rPr>
          <w:t>2️</w:t>
        </w:r>
        <w:r w:rsidRPr="00AD47AB">
          <w:rPr>
            <w:rFonts w:ascii="Segoe UI Symbol" w:hAnsi="Segoe UI Symbol" w:cs="Segoe UI Symbol"/>
            <w:b/>
            <w:bCs/>
          </w:rPr>
          <w:t>⃣</w:t>
        </w:r>
        <w:r w:rsidRPr="00AD47AB">
          <w:rPr>
            <w:b/>
            <w:bCs/>
          </w:rPr>
          <w:t xml:space="preserve"> GitHub Auto Deploy (CI/CD – PRO LEVEL)</w:t>
        </w:r>
      </w:ins>
    </w:p>
    <w:p w14:paraId="70AB4D69" w14:textId="77777777" w:rsidR="00AD47AB" w:rsidRPr="00AD47AB" w:rsidRDefault="00AD47AB" w:rsidP="00AD47AB">
      <w:pPr>
        <w:rPr>
          <w:ins w:id="59" w:author="Tanvir Hasan Nahid" w:date="2026-03-01T12:09:00Z"/>
          <w:b/>
          <w:bCs/>
        </w:rPr>
      </w:pPr>
      <w:ins w:id="60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🎯</w:t>
        </w:r>
        <w:r w:rsidRPr="00AD47AB">
          <w:rPr>
            <w:b/>
            <w:bCs/>
          </w:rPr>
          <w:t xml:space="preserve"> Goal</w:t>
        </w:r>
      </w:ins>
    </w:p>
    <w:p w14:paraId="76C5B33F" w14:textId="77777777" w:rsidR="00AD47AB" w:rsidRPr="00AD47AB" w:rsidRDefault="00AD47AB" w:rsidP="00AD47AB">
      <w:pPr>
        <w:rPr>
          <w:ins w:id="61" w:author="Tanvir Hasan Nahid" w:date="2026-03-01T12:09:00Z"/>
        </w:rPr>
      </w:pPr>
      <w:ins w:id="62" w:author="Tanvir Hasan Nahid" w:date="2026-03-01T12:09:00Z">
        <w:r w:rsidRPr="00AD47AB">
          <w:t xml:space="preserve">GitHub push </w:t>
        </w:r>
        <w:r w:rsidRPr="00AD47AB">
          <w:rPr>
            <w:rFonts w:ascii="Nirmala UI" w:hAnsi="Nirmala UI" w:cs="Nirmala UI"/>
          </w:rPr>
          <w:t>দিলেই</w:t>
        </w:r>
        <w:r w:rsidRPr="00AD47AB">
          <w:t>:</w:t>
        </w:r>
      </w:ins>
    </w:p>
    <w:p w14:paraId="197A6CB4" w14:textId="77777777" w:rsidR="00AD47AB" w:rsidRPr="00AD47AB" w:rsidRDefault="00AD47AB" w:rsidP="00AD47AB">
      <w:pPr>
        <w:numPr>
          <w:ilvl w:val="0"/>
          <w:numId w:val="3"/>
        </w:numPr>
        <w:rPr>
          <w:ins w:id="63" w:author="Tanvir Hasan Nahid" w:date="2026-03-01T12:09:00Z"/>
        </w:rPr>
      </w:pPr>
      <w:ins w:id="64" w:author="Tanvir Hasan Nahid" w:date="2026-03-01T12:09:00Z">
        <w:r w:rsidRPr="00AD47AB">
          <w:t>Code pull</w:t>
        </w:r>
      </w:ins>
    </w:p>
    <w:p w14:paraId="08A8EFC3" w14:textId="77777777" w:rsidR="00AD47AB" w:rsidRPr="00AD47AB" w:rsidRDefault="00AD47AB" w:rsidP="00AD47AB">
      <w:pPr>
        <w:numPr>
          <w:ilvl w:val="0"/>
          <w:numId w:val="3"/>
        </w:numPr>
        <w:rPr>
          <w:ins w:id="65" w:author="Tanvir Hasan Nahid" w:date="2026-03-01T12:09:00Z"/>
        </w:rPr>
      </w:pPr>
      <w:ins w:id="66" w:author="Tanvir Hasan Nahid" w:date="2026-03-01T12:09:00Z">
        <w:r w:rsidRPr="00AD47AB">
          <w:t>Build</w:t>
        </w:r>
      </w:ins>
    </w:p>
    <w:p w14:paraId="5402D26C" w14:textId="77777777" w:rsidR="00AD47AB" w:rsidRPr="00AD47AB" w:rsidRDefault="00AD47AB" w:rsidP="00AD47AB">
      <w:pPr>
        <w:numPr>
          <w:ilvl w:val="0"/>
          <w:numId w:val="3"/>
        </w:numPr>
        <w:rPr>
          <w:ins w:id="67" w:author="Tanvir Hasan Nahid" w:date="2026-03-01T12:09:00Z"/>
        </w:rPr>
      </w:pPr>
      <w:ins w:id="68" w:author="Tanvir Hasan Nahid" w:date="2026-03-01T12:09:00Z">
        <w:r w:rsidRPr="00AD47AB">
          <w:t>Restart</w:t>
        </w:r>
      </w:ins>
    </w:p>
    <w:p w14:paraId="0B4F5720" w14:textId="77777777" w:rsidR="00AD47AB" w:rsidRPr="00AD47AB" w:rsidRDefault="00AD47AB" w:rsidP="00AD47AB">
      <w:pPr>
        <w:numPr>
          <w:ilvl w:val="0"/>
          <w:numId w:val="3"/>
        </w:numPr>
        <w:rPr>
          <w:ins w:id="69" w:author="Tanvir Hasan Nahid" w:date="2026-03-01T12:09:00Z"/>
        </w:rPr>
      </w:pPr>
      <w:ins w:id="70" w:author="Tanvir Hasan Nahid" w:date="2026-03-01T12:09:00Z">
        <w:r w:rsidRPr="00AD47AB">
          <w:t>Zero downtime</w:t>
        </w:r>
      </w:ins>
    </w:p>
    <w:p w14:paraId="7DCE0A96" w14:textId="77777777" w:rsidR="00AD47AB" w:rsidRPr="00AD47AB" w:rsidRDefault="00AD47AB" w:rsidP="00AD47AB">
      <w:pPr>
        <w:rPr>
          <w:ins w:id="71" w:author="Tanvir Hasan Nahid" w:date="2026-03-01T12:09:00Z"/>
        </w:rPr>
      </w:pPr>
      <w:ins w:id="72" w:author="Tanvir Hasan Nahid" w:date="2026-03-01T12:09:00Z">
        <w:r w:rsidRPr="00AD47AB">
          <w:pict w14:anchorId="742FED06">
            <v:rect id="_x0000_i1278" style="width:0;height:1.5pt" o:hralign="center" o:hrstd="t" o:hr="t" fillcolor="#a0a0a0" stroked="f"/>
          </w:pict>
        </w:r>
      </w:ins>
    </w:p>
    <w:p w14:paraId="647923E3" w14:textId="77777777" w:rsidR="00AD47AB" w:rsidRPr="00AD47AB" w:rsidRDefault="00AD47AB" w:rsidP="00AD47AB">
      <w:pPr>
        <w:rPr>
          <w:ins w:id="73" w:author="Tanvir Hasan Nahid" w:date="2026-03-01T12:09:00Z"/>
          <w:b/>
          <w:bCs/>
        </w:rPr>
      </w:pPr>
      <w:ins w:id="74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🔐</w:t>
        </w:r>
        <w:r w:rsidRPr="00AD47AB">
          <w:rPr>
            <w:b/>
            <w:bCs/>
          </w:rPr>
          <w:t xml:space="preserve"> Step A: SSH Key (Server → GitHub)</w:t>
        </w:r>
      </w:ins>
    </w:p>
    <w:p w14:paraId="16629E00" w14:textId="77777777" w:rsidR="00AD47AB" w:rsidRPr="00AD47AB" w:rsidRDefault="00AD47AB" w:rsidP="00AD47AB">
      <w:pPr>
        <w:rPr>
          <w:ins w:id="75" w:author="Tanvir Hasan Nahid" w:date="2026-03-01T12:09:00Z"/>
        </w:rPr>
      </w:pPr>
      <w:ins w:id="76" w:author="Tanvir Hasan Nahid" w:date="2026-03-01T12:09:00Z">
        <w:r w:rsidRPr="00AD47AB">
          <w:t>ssh-keygen -t ed25519</w:t>
        </w:r>
        <w:r w:rsidRPr="00AD47AB">
          <w:br/>
          <w:t>cat ~/.ssh/id_ed25519.pub</w:t>
        </w:r>
      </w:ins>
    </w:p>
    <w:p w14:paraId="60541401" w14:textId="77777777" w:rsidR="00AD47AB" w:rsidRPr="00AD47AB" w:rsidRDefault="00AD47AB" w:rsidP="00AD47AB">
      <w:pPr>
        <w:rPr>
          <w:ins w:id="77" w:author="Tanvir Hasan Nahid" w:date="2026-03-01T12:09:00Z"/>
        </w:rPr>
      </w:pPr>
      <w:ins w:id="78" w:author="Tanvir Hasan Nahid" w:date="2026-03-01T12:09:00Z">
        <w:r w:rsidRPr="00AD47AB">
          <w:rPr>
            <w:rFonts w:ascii="Segoe UI Emoji" w:hAnsi="Segoe UI Emoji" w:cs="Segoe UI Emoji"/>
          </w:rPr>
          <w:t>👉</w:t>
        </w:r>
        <w:r w:rsidRPr="00AD47AB">
          <w:t xml:space="preserve"> GitHub → </w:t>
        </w:r>
        <w:r w:rsidRPr="00AD47AB">
          <w:rPr>
            <w:b/>
            <w:bCs/>
          </w:rPr>
          <w:t>Repo → Settings → Deploy Keys</w:t>
        </w:r>
      </w:ins>
    </w:p>
    <w:p w14:paraId="14905870" w14:textId="77777777" w:rsidR="00AD47AB" w:rsidRPr="00AD47AB" w:rsidRDefault="00AD47AB" w:rsidP="00AD47AB">
      <w:pPr>
        <w:rPr>
          <w:ins w:id="79" w:author="Tanvir Hasan Nahid" w:date="2026-03-01T12:09:00Z"/>
        </w:rPr>
      </w:pPr>
      <w:ins w:id="80" w:author="Tanvir Hasan Nahid" w:date="2026-03-01T12:09:00Z">
        <w:r w:rsidRPr="00AD47AB">
          <w:pict w14:anchorId="6DA4E60E">
            <v:rect id="_x0000_i1279" style="width:0;height:1.5pt" o:hralign="center" o:hrstd="t" o:hr="t" fillcolor="#a0a0a0" stroked="f"/>
          </w:pict>
        </w:r>
      </w:ins>
    </w:p>
    <w:p w14:paraId="009D6DA6" w14:textId="77777777" w:rsidR="00AD47AB" w:rsidRPr="00AD47AB" w:rsidRDefault="00AD47AB" w:rsidP="00AD47AB">
      <w:pPr>
        <w:rPr>
          <w:ins w:id="81" w:author="Tanvir Hasan Nahid" w:date="2026-03-01T12:09:00Z"/>
          <w:b/>
          <w:bCs/>
        </w:rPr>
      </w:pPr>
      <w:ins w:id="82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lastRenderedPageBreak/>
          <w:t>🚀</w:t>
        </w:r>
        <w:r w:rsidRPr="00AD47AB">
          <w:rPr>
            <w:b/>
            <w:bCs/>
          </w:rPr>
          <w:t xml:space="preserve"> Laravel Auto Deploy Script</w:t>
        </w:r>
      </w:ins>
    </w:p>
    <w:p w14:paraId="32842C2F" w14:textId="77777777" w:rsidR="00AD47AB" w:rsidRPr="00AD47AB" w:rsidRDefault="00AD47AB" w:rsidP="00AD47AB">
      <w:pPr>
        <w:rPr>
          <w:ins w:id="83" w:author="Tanvir Hasan Nahid" w:date="2026-03-01T12:09:00Z"/>
        </w:rPr>
      </w:pPr>
      <w:ins w:id="84" w:author="Tanvir Hasan Nahid" w:date="2026-03-01T12:09:00Z">
        <w:r w:rsidRPr="00AD47AB">
          <w:t>nano /var/www/example.com/deploy.sh</w:t>
        </w:r>
      </w:ins>
    </w:p>
    <w:p w14:paraId="139FC75E" w14:textId="77777777" w:rsidR="00AD47AB" w:rsidRPr="00AD47AB" w:rsidRDefault="00AD47AB" w:rsidP="00AD47AB">
      <w:pPr>
        <w:rPr>
          <w:ins w:id="85" w:author="Tanvir Hasan Nahid" w:date="2026-03-01T12:09:00Z"/>
        </w:rPr>
      </w:pPr>
      <w:proofErr w:type="gramStart"/>
      <w:ins w:id="86" w:author="Tanvir Hasan Nahid" w:date="2026-03-01T12:09:00Z">
        <w:r w:rsidRPr="00AD47AB">
          <w:t>#!/</w:t>
        </w:r>
        <w:proofErr w:type="gramEnd"/>
        <w:r w:rsidRPr="00AD47AB">
          <w:t>bin/bash</w:t>
        </w:r>
        <w:r w:rsidRPr="00AD47AB">
          <w:br/>
          <w:t>cd /var/www/example.com</w:t>
        </w:r>
        <w:r w:rsidRPr="00AD47AB">
          <w:br/>
        </w:r>
        <w:r w:rsidRPr="00AD47AB">
          <w:br/>
          <w:t>git pull origin main</w:t>
        </w:r>
        <w:r w:rsidRPr="00AD47AB">
          <w:br/>
          <w:t>composer install --no-dev --optimize-autoloader</w:t>
        </w:r>
        <w:r w:rsidRPr="00AD47AB">
          <w:br/>
          <w:t>php artisan migrate --force</w:t>
        </w:r>
        <w:r w:rsidRPr="00AD47AB">
          <w:br/>
          <w:t>php artisan optimize</w:t>
        </w:r>
        <w:r w:rsidRPr="00AD47AB">
          <w:br/>
          <w:t xml:space="preserve">php artisan </w:t>
        </w:r>
        <w:proofErr w:type="gramStart"/>
        <w:r w:rsidRPr="00AD47AB">
          <w:t>queue:restart</w:t>
        </w:r>
        <w:proofErr w:type="gramEnd"/>
      </w:ins>
    </w:p>
    <w:p w14:paraId="73B01A47" w14:textId="77777777" w:rsidR="00AD47AB" w:rsidRPr="00AD47AB" w:rsidRDefault="00AD47AB" w:rsidP="00AD47AB">
      <w:pPr>
        <w:rPr>
          <w:ins w:id="87" w:author="Tanvir Hasan Nahid" w:date="2026-03-01T12:09:00Z"/>
        </w:rPr>
      </w:pPr>
      <w:ins w:id="88" w:author="Tanvir Hasan Nahid" w:date="2026-03-01T12:09:00Z">
        <w:r w:rsidRPr="00AD47AB">
          <w:t>chmod +x deploy.sh</w:t>
        </w:r>
      </w:ins>
    </w:p>
    <w:p w14:paraId="45ED1608" w14:textId="77777777" w:rsidR="00AD47AB" w:rsidRPr="00AD47AB" w:rsidRDefault="00AD47AB" w:rsidP="00AD47AB">
      <w:pPr>
        <w:rPr>
          <w:ins w:id="89" w:author="Tanvir Hasan Nahid" w:date="2026-03-01T12:09:00Z"/>
        </w:rPr>
      </w:pPr>
      <w:ins w:id="90" w:author="Tanvir Hasan Nahid" w:date="2026-03-01T12:09:00Z">
        <w:r w:rsidRPr="00AD47AB">
          <w:pict w14:anchorId="6A1A900F">
            <v:rect id="_x0000_i1280" style="width:0;height:1.5pt" o:hralign="center" o:hrstd="t" o:hr="t" fillcolor="#a0a0a0" stroked="f"/>
          </w:pict>
        </w:r>
      </w:ins>
    </w:p>
    <w:p w14:paraId="33731948" w14:textId="77777777" w:rsidR="00AD47AB" w:rsidRPr="00AD47AB" w:rsidRDefault="00AD47AB" w:rsidP="00AD47AB">
      <w:pPr>
        <w:rPr>
          <w:ins w:id="91" w:author="Tanvir Hasan Nahid" w:date="2026-03-01T12:09:00Z"/>
          <w:b/>
          <w:bCs/>
        </w:rPr>
      </w:pPr>
      <w:ins w:id="92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⚛️</w:t>
        </w:r>
        <w:r w:rsidRPr="00AD47AB">
          <w:rPr>
            <w:b/>
            <w:bCs/>
          </w:rPr>
          <w:t xml:space="preserve"> Next.js Auto Deploy</w:t>
        </w:r>
      </w:ins>
    </w:p>
    <w:p w14:paraId="619DB9F8" w14:textId="77777777" w:rsidR="00AD47AB" w:rsidRPr="00AD47AB" w:rsidRDefault="00AD47AB" w:rsidP="00AD47AB">
      <w:pPr>
        <w:rPr>
          <w:ins w:id="93" w:author="Tanvir Hasan Nahid" w:date="2026-03-01T12:09:00Z"/>
        </w:rPr>
      </w:pPr>
      <w:ins w:id="94" w:author="Tanvir Hasan Nahid" w:date="2026-03-01T12:09:00Z">
        <w:r w:rsidRPr="00AD47AB">
          <w:t>nano /var/www/app.example.com/deploy.sh</w:t>
        </w:r>
      </w:ins>
    </w:p>
    <w:p w14:paraId="7AF43EA0" w14:textId="77777777" w:rsidR="00AD47AB" w:rsidRPr="00AD47AB" w:rsidRDefault="00AD47AB" w:rsidP="00AD47AB">
      <w:pPr>
        <w:rPr>
          <w:ins w:id="95" w:author="Tanvir Hasan Nahid" w:date="2026-03-01T12:09:00Z"/>
        </w:rPr>
      </w:pPr>
      <w:proofErr w:type="gramStart"/>
      <w:ins w:id="96" w:author="Tanvir Hasan Nahid" w:date="2026-03-01T12:09:00Z">
        <w:r w:rsidRPr="00AD47AB">
          <w:t>#!/</w:t>
        </w:r>
        <w:proofErr w:type="gramEnd"/>
        <w:r w:rsidRPr="00AD47AB">
          <w:t>bin/bash</w:t>
        </w:r>
        <w:r w:rsidRPr="00AD47AB">
          <w:br/>
          <w:t>cd /var/www/app.example.com</w:t>
        </w:r>
        <w:r w:rsidRPr="00AD47AB">
          <w:br/>
        </w:r>
        <w:r w:rsidRPr="00AD47AB">
          <w:br/>
          <w:t>git pull origin main</w:t>
        </w:r>
        <w:r w:rsidRPr="00AD47AB">
          <w:br/>
          <w:t>npm install</w:t>
        </w:r>
        <w:r w:rsidRPr="00AD47AB">
          <w:br/>
          <w:t>npm run build</w:t>
        </w:r>
        <w:r w:rsidRPr="00AD47AB">
          <w:br/>
          <w:t>pm2 restart app-example</w:t>
        </w:r>
      </w:ins>
    </w:p>
    <w:p w14:paraId="071370AC" w14:textId="77777777" w:rsidR="00AD47AB" w:rsidRPr="00AD47AB" w:rsidRDefault="00AD47AB" w:rsidP="00AD47AB">
      <w:pPr>
        <w:rPr>
          <w:ins w:id="97" w:author="Tanvir Hasan Nahid" w:date="2026-03-01T12:09:00Z"/>
        </w:rPr>
      </w:pPr>
      <w:ins w:id="98" w:author="Tanvir Hasan Nahid" w:date="2026-03-01T12:09:00Z">
        <w:r w:rsidRPr="00AD47AB">
          <w:pict w14:anchorId="18157BB9">
            <v:rect id="_x0000_i1281" style="width:0;height:1.5pt" o:hralign="center" o:hrstd="t" o:hr="t" fillcolor="#a0a0a0" stroked="f"/>
          </w:pict>
        </w:r>
      </w:ins>
    </w:p>
    <w:p w14:paraId="0FD6235F" w14:textId="77777777" w:rsidR="00AD47AB" w:rsidRPr="00AD47AB" w:rsidRDefault="00AD47AB" w:rsidP="00AD47AB">
      <w:pPr>
        <w:rPr>
          <w:ins w:id="99" w:author="Tanvir Hasan Nahid" w:date="2026-03-01T12:09:00Z"/>
          <w:b/>
          <w:bCs/>
        </w:rPr>
      </w:pPr>
      <w:ins w:id="100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🔁</w:t>
        </w:r>
        <w:r w:rsidRPr="00AD47AB">
          <w:rPr>
            <w:b/>
            <w:bCs/>
          </w:rPr>
          <w:t xml:space="preserve"> GitHub Actions (Laravel Example)</w:t>
        </w:r>
      </w:ins>
    </w:p>
    <w:p w14:paraId="25179F6C" w14:textId="77777777" w:rsidR="00AD47AB" w:rsidRPr="00AD47AB" w:rsidRDefault="00AD47AB" w:rsidP="00AD47AB">
      <w:pPr>
        <w:rPr>
          <w:ins w:id="101" w:author="Tanvir Hasan Nahid" w:date="2026-03-01T12:09:00Z"/>
        </w:rPr>
      </w:pPr>
      <w:ins w:id="102" w:author="Tanvir Hasan Nahid" w:date="2026-03-01T12:09:00Z">
        <w:r w:rsidRPr="00AD47AB">
          <w:t>.github/workflows/deploy.yml</w:t>
        </w:r>
      </w:ins>
    </w:p>
    <w:p w14:paraId="164BB6A6" w14:textId="77777777" w:rsidR="00AD47AB" w:rsidRPr="00AD47AB" w:rsidRDefault="00AD47AB" w:rsidP="00AD47AB">
      <w:pPr>
        <w:rPr>
          <w:ins w:id="103" w:author="Tanvir Hasan Nahid" w:date="2026-03-01T12:09:00Z"/>
        </w:rPr>
      </w:pPr>
      <w:ins w:id="104" w:author="Tanvir Hasan Nahid" w:date="2026-03-01T12:09:00Z">
        <w:r w:rsidRPr="00AD47AB">
          <w:t>name: Deploy</w:t>
        </w:r>
        <w:r w:rsidRPr="00AD47AB">
          <w:br/>
        </w:r>
        <w:r w:rsidRPr="00AD47AB">
          <w:br/>
          <w:t>on:</w:t>
        </w:r>
        <w:r w:rsidRPr="00AD47AB">
          <w:br/>
          <w:t xml:space="preserve">  push:</w:t>
        </w:r>
        <w:r w:rsidRPr="00AD47AB">
          <w:br/>
          <w:t xml:space="preserve">    branches: [main]</w:t>
        </w:r>
        <w:r w:rsidRPr="00AD47AB">
          <w:br/>
        </w:r>
        <w:r w:rsidRPr="00AD47AB">
          <w:br/>
          <w:t>jobs:</w:t>
        </w:r>
        <w:r w:rsidRPr="00AD47AB">
          <w:br/>
          <w:t xml:space="preserve">  deploy:</w:t>
        </w:r>
        <w:r w:rsidRPr="00AD47AB">
          <w:br/>
        </w:r>
        <w:r w:rsidRPr="00AD47AB">
          <w:lastRenderedPageBreak/>
          <w:t xml:space="preserve">    runs-on: ubuntu-latest</w:t>
        </w:r>
        <w:r w:rsidRPr="00AD47AB">
          <w:br/>
          <w:t xml:space="preserve">    steps:</w:t>
        </w:r>
        <w:r w:rsidRPr="00AD47AB">
          <w:br/>
          <w:t xml:space="preserve">      - name: Deploy via SSH</w:t>
        </w:r>
        <w:r w:rsidRPr="00AD47AB">
          <w:br/>
          <w:t xml:space="preserve">        uses: appleboy/ssh-action@v1</w:t>
        </w:r>
        <w:r w:rsidRPr="00AD47AB">
          <w:br/>
          <w:t xml:space="preserve">        with:</w:t>
        </w:r>
        <w:r w:rsidRPr="00AD47AB">
          <w:br/>
          <w:t xml:space="preserve">          host: $</w:t>
        </w:r>
        <w:proofErr w:type="gramStart"/>
        <w:r w:rsidRPr="00AD47AB">
          <w:t>{{ secrets</w:t>
        </w:r>
        <w:proofErr w:type="gramEnd"/>
        <w:r w:rsidRPr="00AD47AB">
          <w:t>.SERVER_IP }}</w:t>
        </w:r>
        <w:r w:rsidRPr="00AD47AB">
          <w:br/>
          <w:t xml:space="preserve">          username: deploy</w:t>
        </w:r>
        <w:r w:rsidRPr="00AD47AB">
          <w:br/>
          <w:t xml:space="preserve">          key: $</w:t>
        </w:r>
        <w:proofErr w:type="gramStart"/>
        <w:r w:rsidRPr="00AD47AB">
          <w:t>{{ secrets.SSH</w:t>
        </w:r>
        <w:proofErr w:type="gramEnd"/>
        <w:r w:rsidRPr="00AD47AB">
          <w:t>_KEY }}</w:t>
        </w:r>
        <w:r w:rsidRPr="00AD47AB">
          <w:br/>
          <w:t xml:space="preserve">          script: |</w:t>
        </w:r>
        <w:r w:rsidRPr="00AD47AB">
          <w:br/>
          <w:t xml:space="preserve">            /var/www/example.com/deploy.sh</w:t>
        </w:r>
      </w:ins>
    </w:p>
    <w:p w14:paraId="71AAAB8F" w14:textId="77777777" w:rsidR="00AD47AB" w:rsidRPr="00AD47AB" w:rsidRDefault="00AD47AB" w:rsidP="00AD47AB">
      <w:pPr>
        <w:rPr>
          <w:ins w:id="105" w:author="Tanvir Hasan Nahid" w:date="2026-03-01T12:09:00Z"/>
        </w:rPr>
      </w:pPr>
      <w:ins w:id="106" w:author="Tanvir Hasan Nahid" w:date="2026-03-01T12:09:00Z">
        <w:r w:rsidRPr="00AD47AB">
          <w:pict w14:anchorId="0B382DBE">
            <v:rect id="_x0000_i1282" style="width:0;height:1.5pt" o:hralign="center" o:hrstd="t" o:hr="t" fillcolor="#a0a0a0" stroked="f"/>
          </w:pict>
        </w:r>
      </w:ins>
    </w:p>
    <w:p w14:paraId="3B848210" w14:textId="77777777" w:rsidR="00AD47AB" w:rsidRPr="00AD47AB" w:rsidRDefault="00AD47AB" w:rsidP="00AD47AB">
      <w:pPr>
        <w:rPr>
          <w:ins w:id="107" w:author="Tanvir Hasan Nahid" w:date="2026-03-01T12:09:00Z"/>
          <w:b/>
          <w:bCs/>
        </w:rPr>
      </w:pPr>
      <w:ins w:id="108" w:author="Tanvir Hasan Nahid" w:date="2026-03-01T12:09:00Z">
        <w:r w:rsidRPr="00AD47AB">
          <w:rPr>
            <w:b/>
            <w:bCs/>
          </w:rPr>
          <w:t>3️</w:t>
        </w:r>
        <w:r w:rsidRPr="00AD47AB">
          <w:rPr>
            <w:rFonts w:ascii="Segoe UI Symbol" w:hAnsi="Segoe UI Symbol" w:cs="Segoe UI Symbol"/>
            <w:b/>
            <w:bCs/>
          </w:rPr>
          <w:t>⃣</w:t>
        </w:r>
        <w:r w:rsidRPr="00AD47AB">
          <w:rPr>
            <w:b/>
            <w:bCs/>
          </w:rPr>
          <w:t xml:space="preserve"> Laravel Queue + Supervisor (MUST HAVE)</w:t>
        </w:r>
      </w:ins>
    </w:p>
    <w:p w14:paraId="657E760E" w14:textId="77777777" w:rsidR="00AD47AB" w:rsidRPr="00AD47AB" w:rsidRDefault="00AD47AB" w:rsidP="00AD47AB">
      <w:pPr>
        <w:rPr>
          <w:ins w:id="109" w:author="Tanvir Hasan Nahid" w:date="2026-03-01T12:09:00Z"/>
          <w:b/>
          <w:bCs/>
        </w:rPr>
      </w:pPr>
      <w:ins w:id="110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🎯</w:t>
        </w:r>
        <w:r w:rsidRPr="00AD47AB">
          <w:rPr>
            <w:b/>
            <w:bCs/>
          </w:rPr>
          <w:t xml:space="preserve"> Problem</w:t>
        </w:r>
      </w:ins>
    </w:p>
    <w:p w14:paraId="3F83D38C" w14:textId="77777777" w:rsidR="00AD47AB" w:rsidRPr="00AD47AB" w:rsidRDefault="00AD47AB" w:rsidP="00AD47AB">
      <w:pPr>
        <w:rPr>
          <w:ins w:id="111" w:author="Tanvir Hasan Nahid" w:date="2026-03-01T12:09:00Z"/>
        </w:rPr>
      </w:pPr>
      <w:ins w:id="112" w:author="Tanvir Hasan Nahid" w:date="2026-03-01T12:09:00Z">
        <w:r w:rsidRPr="00AD47AB">
          <w:t xml:space="preserve">Queue without supervisor = job lost after reboot </w:t>
        </w:r>
        <w:r w:rsidRPr="00AD47AB">
          <w:rPr>
            <w:rFonts w:ascii="Segoe UI Emoji" w:hAnsi="Segoe UI Emoji" w:cs="Segoe UI Emoji"/>
          </w:rPr>
          <w:t>❌</w:t>
        </w:r>
      </w:ins>
    </w:p>
    <w:p w14:paraId="3F57813E" w14:textId="77777777" w:rsidR="00AD47AB" w:rsidRPr="00AD47AB" w:rsidRDefault="00AD47AB" w:rsidP="00AD47AB">
      <w:pPr>
        <w:rPr>
          <w:ins w:id="113" w:author="Tanvir Hasan Nahid" w:date="2026-03-01T12:09:00Z"/>
        </w:rPr>
      </w:pPr>
      <w:ins w:id="114" w:author="Tanvir Hasan Nahid" w:date="2026-03-01T12:09:00Z">
        <w:r w:rsidRPr="00AD47AB">
          <w:pict w14:anchorId="053F9B15">
            <v:rect id="_x0000_i1283" style="width:0;height:1.5pt" o:hralign="center" o:hrstd="t" o:hr="t" fillcolor="#a0a0a0" stroked="f"/>
          </w:pict>
        </w:r>
      </w:ins>
    </w:p>
    <w:p w14:paraId="1B060A22" w14:textId="77777777" w:rsidR="00AD47AB" w:rsidRPr="00AD47AB" w:rsidRDefault="00AD47AB" w:rsidP="00AD47AB">
      <w:pPr>
        <w:rPr>
          <w:ins w:id="115" w:author="Tanvir Hasan Nahid" w:date="2026-03-01T12:09:00Z"/>
          <w:b/>
          <w:bCs/>
        </w:rPr>
      </w:pPr>
      <w:ins w:id="116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🔧</w:t>
        </w:r>
        <w:r w:rsidRPr="00AD47AB">
          <w:rPr>
            <w:b/>
            <w:bCs/>
          </w:rPr>
          <w:t xml:space="preserve"> Install Supervisor</w:t>
        </w:r>
      </w:ins>
    </w:p>
    <w:p w14:paraId="51BF6F53" w14:textId="77777777" w:rsidR="00AD47AB" w:rsidRPr="00AD47AB" w:rsidRDefault="00AD47AB" w:rsidP="00AD47AB">
      <w:pPr>
        <w:rPr>
          <w:ins w:id="117" w:author="Tanvir Hasan Nahid" w:date="2026-03-01T12:09:00Z"/>
        </w:rPr>
      </w:pPr>
      <w:ins w:id="118" w:author="Tanvir Hasan Nahid" w:date="2026-03-01T12:09:00Z">
        <w:r w:rsidRPr="00AD47AB">
          <w:t>sudo apt install supervisor -y</w:t>
        </w:r>
      </w:ins>
    </w:p>
    <w:p w14:paraId="381EAD1A" w14:textId="77777777" w:rsidR="00AD47AB" w:rsidRPr="00AD47AB" w:rsidRDefault="00AD47AB" w:rsidP="00AD47AB">
      <w:pPr>
        <w:rPr>
          <w:ins w:id="119" w:author="Tanvir Hasan Nahid" w:date="2026-03-01T12:09:00Z"/>
        </w:rPr>
      </w:pPr>
      <w:ins w:id="120" w:author="Tanvir Hasan Nahid" w:date="2026-03-01T12:09:00Z">
        <w:r w:rsidRPr="00AD47AB">
          <w:pict w14:anchorId="742D2BEC">
            <v:rect id="_x0000_i1284" style="width:0;height:1.5pt" o:hralign="center" o:hrstd="t" o:hr="t" fillcolor="#a0a0a0" stroked="f"/>
          </w:pict>
        </w:r>
      </w:ins>
    </w:p>
    <w:p w14:paraId="0BE39225" w14:textId="77777777" w:rsidR="00AD47AB" w:rsidRPr="00AD47AB" w:rsidRDefault="00AD47AB" w:rsidP="00AD47AB">
      <w:pPr>
        <w:rPr>
          <w:ins w:id="121" w:author="Tanvir Hasan Nahid" w:date="2026-03-01T12:09:00Z"/>
          <w:b/>
          <w:bCs/>
        </w:rPr>
      </w:pPr>
      <w:ins w:id="122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📜</w:t>
        </w:r>
        <w:r w:rsidRPr="00AD47AB">
          <w:rPr>
            <w:b/>
            <w:bCs/>
          </w:rPr>
          <w:t xml:space="preserve"> Supervisor Config</w:t>
        </w:r>
      </w:ins>
    </w:p>
    <w:p w14:paraId="346A44CC" w14:textId="77777777" w:rsidR="00AD47AB" w:rsidRPr="00AD47AB" w:rsidRDefault="00AD47AB" w:rsidP="00AD47AB">
      <w:pPr>
        <w:rPr>
          <w:ins w:id="123" w:author="Tanvir Hasan Nahid" w:date="2026-03-01T12:09:00Z"/>
        </w:rPr>
      </w:pPr>
      <w:ins w:id="124" w:author="Tanvir Hasan Nahid" w:date="2026-03-01T12:09:00Z">
        <w:r w:rsidRPr="00AD47AB">
          <w:t>sudo nano /etc/supervisor/conf.d/laravel-queue.conf</w:t>
        </w:r>
      </w:ins>
    </w:p>
    <w:p w14:paraId="6BDE1827" w14:textId="77777777" w:rsidR="00AD47AB" w:rsidRPr="00AD47AB" w:rsidRDefault="00AD47AB" w:rsidP="00AD47AB">
      <w:pPr>
        <w:rPr>
          <w:ins w:id="125" w:author="Tanvir Hasan Nahid" w:date="2026-03-01T12:09:00Z"/>
        </w:rPr>
      </w:pPr>
      <w:ins w:id="126" w:author="Tanvir Hasan Nahid" w:date="2026-03-01T12:09:00Z">
        <w:r w:rsidRPr="00AD47AB">
          <w:t>[</w:t>
        </w:r>
        <w:proofErr w:type="gramStart"/>
        <w:r w:rsidRPr="00AD47AB">
          <w:t>program:laravel</w:t>
        </w:r>
        <w:proofErr w:type="gramEnd"/>
        <w:r w:rsidRPr="00AD47AB">
          <w:t>-queue]</w:t>
        </w:r>
        <w:r w:rsidRPr="00AD47AB">
          <w:br/>
          <w:t>process_name=%(program_</w:t>
        </w:r>
        <w:proofErr w:type="gramStart"/>
        <w:r w:rsidRPr="00AD47AB">
          <w:t>name)s</w:t>
        </w:r>
        <w:proofErr w:type="gramEnd"/>
        <w:r w:rsidRPr="00AD47AB">
          <w:t>_%(process_num)02d</w:t>
        </w:r>
        <w:r w:rsidRPr="00AD47AB">
          <w:br/>
          <w:t xml:space="preserve">command=php /var/www/example.com/artisan </w:t>
        </w:r>
        <w:proofErr w:type="gramStart"/>
        <w:r w:rsidRPr="00AD47AB">
          <w:t>queue:work</w:t>
        </w:r>
        <w:proofErr w:type="gramEnd"/>
        <w:r w:rsidRPr="00AD47AB">
          <w:t xml:space="preserve"> redis --sleep=3 --tries=3</w:t>
        </w:r>
        <w:r w:rsidRPr="00AD47AB">
          <w:br/>
          <w:t>autostart=true</w:t>
        </w:r>
        <w:r w:rsidRPr="00AD47AB">
          <w:br/>
          <w:t>autorestart=true</w:t>
        </w:r>
        <w:r w:rsidRPr="00AD47AB">
          <w:br/>
          <w:t>numprocs=3</w:t>
        </w:r>
        <w:r w:rsidRPr="00AD47AB">
          <w:br/>
          <w:t>user=www-data</w:t>
        </w:r>
        <w:r w:rsidRPr="00AD47AB">
          <w:br/>
          <w:t>redirect_stderr=true</w:t>
        </w:r>
        <w:r w:rsidRPr="00AD47AB">
          <w:br/>
          <w:t>stdout_logfile=/var/www/example.com/storage/logs/queue.log</w:t>
        </w:r>
      </w:ins>
    </w:p>
    <w:p w14:paraId="42518C66" w14:textId="77777777" w:rsidR="00AD47AB" w:rsidRPr="00AD47AB" w:rsidRDefault="00AD47AB" w:rsidP="00AD47AB">
      <w:pPr>
        <w:rPr>
          <w:ins w:id="127" w:author="Tanvir Hasan Nahid" w:date="2026-03-01T12:09:00Z"/>
        </w:rPr>
      </w:pPr>
      <w:ins w:id="128" w:author="Tanvir Hasan Nahid" w:date="2026-03-01T12:09:00Z">
        <w:r w:rsidRPr="00AD47AB">
          <w:t>Reload:</w:t>
        </w:r>
      </w:ins>
    </w:p>
    <w:p w14:paraId="4D840530" w14:textId="77777777" w:rsidR="00AD47AB" w:rsidRPr="00AD47AB" w:rsidRDefault="00AD47AB" w:rsidP="00AD47AB">
      <w:pPr>
        <w:rPr>
          <w:ins w:id="129" w:author="Tanvir Hasan Nahid" w:date="2026-03-01T12:09:00Z"/>
        </w:rPr>
      </w:pPr>
      <w:ins w:id="130" w:author="Tanvir Hasan Nahid" w:date="2026-03-01T12:09:00Z">
        <w:r w:rsidRPr="00AD47AB">
          <w:lastRenderedPageBreak/>
          <w:t>sudo supervisorctl reread</w:t>
        </w:r>
        <w:r w:rsidRPr="00AD47AB">
          <w:br/>
          <w:t>sudo supervisorctl update</w:t>
        </w:r>
        <w:r w:rsidRPr="00AD47AB">
          <w:br/>
          <w:t>sudo supervisorctl start laravel-</w:t>
        </w:r>
        <w:proofErr w:type="gramStart"/>
        <w:r w:rsidRPr="00AD47AB">
          <w:t>queue:*</w:t>
        </w:r>
        <w:proofErr w:type="gramEnd"/>
      </w:ins>
    </w:p>
    <w:p w14:paraId="5CC7DE00" w14:textId="77777777" w:rsidR="00AD47AB" w:rsidRPr="00AD47AB" w:rsidRDefault="00AD47AB" w:rsidP="00AD47AB">
      <w:pPr>
        <w:rPr>
          <w:ins w:id="131" w:author="Tanvir Hasan Nahid" w:date="2026-03-01T12:09:00Z"/>
        </w:rPr>
      </w:pPr>
      <w:ins w:id="132" w:author="Tanvir Hasan Nahid" w:date="2026-03-01T12:09:00Z">
        <w:r w:rsidRPr="00AD47AB">
          <w:pict w14:anchorId="03FAFEE4">
            <v:rect id="_x0000_i1285" style="width:0;height:1.5pt" o:hralign="center" o:hrstd="t" o:hr="t" fillcolor="#a0a0a0" stroked="f"/>
          </w:pict>
        </w:r>
      </w:ins>
    </w:p>
    <w:p w14:paraId="7A9C7E7D" w14:textId="77777777" w:rsidR="00AD47AB" w:rsidRPr="00AD47AB" w:rsidRDefault="00AD47AB" w:rsidP="00AD47AB">
      <w:pPr>
        <w:rPr>
          <w:ins w:id="133" w:author="Tanvir Hasan Nahid" w:date="2026-03-01T12:09:00Z"/>
          <w:b/>
          <w:bCs/>
        </w:rPr>
      </w:pPr>
      <w:ins w:id="134" w:author="Tanvir Hasan Nahid" w:date="2026-03-01T12:09:00Z">
        <w:r w:rsidRPr="00AD47AB">
          <w:rPr>
            <w:b/>
            <w:bCs/>
          </w:rPr>
          <w:t>4️</w:t>
        </w:r>
        <w:r w:rsidRPr="00AD47AB">
          <w:rPr>
            <w:rFonts w:ascii="Segoe UI Symbol" w:hAnsi="Segoe UI Symbol" w:cs="Segoe UI Symbol"/>
            <w:b/>
            <w:bCs/>
          </w:rPr>
          <w:t>⃣</w:t>
        </w:r>
        <w:r w:rsidRPr="00AD47AB">
          <w:rPr>
            <w:b/>
            <w:bCs/>
          </w:rPr>
          <w:t xml:space="preserve"> Server Security Hardening (VERY IMPORTANT </w:t>
        </w:r>
        <w:r w:rsidRPr="00AD47AB">
          <w:rPr>
            <w:rFonts w:ascii="Segoe UI Emoji" w:hAnsi="Segoe UI Emoji" w:cs="Segoe UI Emoji"/>
            <w:b/>
            <w:bCs/>
          </w:rPr>
          <w:t>🔐</w:t>
        </w:r>
        <w:r w:rsidRPr="00AD47AB">
          <w:rPr>
            <w:b/>
            <w:bCs/>
          </w:rPr>
          <w:t>)</w:t>
        </w:r>
      </w:ins>
    </w:p>
    <w:p w14:paraId="60AD6F1A" w14:textId="77777777" w:rsidR="00AD47AB" w:rsidRPr="00AD47AB" w:rsidRDefault="00AD47AB" w:rsidP="00AD47AB">
      <w:pPr>
        <w:rPr>
          <w:ins w:id="135" w:author="Tanvir Hasan Nahid" w:date="2026-03-01T12:09:00Z"/>
          <w:b/>
          <w:bCs/>
        </w:rPr>
      </w:pPr>
      <w:ins w:id="136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🔒</w:t>
        </w:r>
        <w:r w:rsidRPr="00AD47AB">
          <w:rPr>
            <w:b/>
            <w:bCs/>
          </w:rPr>
          <w:t xml:space="preserve"> Disable Root Login</w:t>
        </w:r>
      </w:ins>
    </w:p>
    <w:p w14:paraId="788C35A6" w14:textId="77777777" w:rsidR="00AD47AB" w:rsidRPr="00AD47AB" w:rsidRDefault="00AD47AB" w:rsidP="00AD47AB">
      <w:pPr>
        <w:rPr>
          <w:ins w:id="137" w:author="Tanvir Hasan Nahid" w:date="2026-03-01T12:09:00Z"/>
        </w:rPr>
      </w:pPr>
      <w:ins w:id="138" w:author="Tanvir Hasan Nahid" w:date="2026-03-01T12:09:00Z">
        <w:r w:rsidRPr="00AD47AB">
          <w:t>sudo nano /etc/ssh/sshd_config</w:t>
        </w:r>
      </w:ins>
    </w:p>
    <w:p w14:paraId="35F30F27" w14:textId="77777777" w:rsidR="00AD47AB" w:rsidRPr="00AD47AB" w:rsidRDefault="00AD47AB" w:rsidP="00AD47AB">
      <w:pPr>
        <w:rPr>
          <w:ins w:id="139" w:author="Tanvir Hasan Nahid" w:date="2026-03-01T12:09:00Z"/>
        </w:rPr>
      </w:pPr>
      <w:ins w:id="140" w:author="Tanvir Hasan Nahid" w:date="2026-03-01T12:09:00Z">
        <w:r w:rsidRPr="00AD47AB">
          <w:t>Change:</w:t>
        </w:r>
      </w:ins>
    </w:p>
    <w:p w14:paraId="489909BC" w14:textId="77777777" w:rsidR="00AD47AB" w:rsidRPr="00AD47AB" w:rsidRDefault="00AD47AB" w:rsidP="00AD47AB">
      <w:pPr>
        <w:rPr>
          <w:ins w:id="141" w:author="Tanvir Hasan Nahid" w:date="2026-03-01T12:09:00Z"/>
        </w:rPr>
      </w:pPr>
      <w:ins w:id="142" w:author="Tanvir Hasan Nahid" w:date="2026-03-01T12:09:00Z">
        <w:r w:rsidRPr="00AD47AB">
          <w:t>PermitRootLogin no</w:t>
        </w:r>
        <w:r w:rsidRPr="00AD47AB">
          <w:br/>
          <w:t>PasswordAuthentication no</w:t>
        </w:r>
      </w:ins>
    </w:p>
    <w:p w14:paraId="32173E79" w14:textId="77777777" w:rsidR="00AD47AB" w:rsidRPr="00AD47AB" w:rsidRDefault="00AD47AB" w:rsidP="00AD47AB">
      <w:pPr>
        <w:rPr>
          <w:ins w:id="143" w:author="Tanvir Hasan Nahid" w:date="2026-03-01T12:09:00Z"/>
        </w:rPr>
      </w:pPr>
      <w:ins w:id="144" w:author="Tanvir Hasan Nahid" w:date="2026-03-01T12:09:00Z">
        <w:r w:rsidRPr="00AD47AB">
          <w:t>sudo systemctl restart ssh</w:t>
        </w:r>
      </w:ins>
    </w:p>
    <w:p w14:paraId="40C4853E" w14:textId="77777777" w:rsidR="00AD47AB" w:rsidRPr="00AD47AB" w:rsidRDefault="00AD47AB" w:rsidP="00AD47AB">
      <w:pPr>
        <w:rPr>
          <w:ins w:id="145" w:author="Tanvir Hasan Nahid" w:date="2026-03-01T12:09:00Z"/>
        </w:rPr>
      </w:pPr>
      <w:ins w:id="146" w:author="Tanvir Hasan Nahid" w:date="2026-03-01T12:09:00Z">
        <w:r w:rsidRPr="00AD47AB">
          <w:pict w14:anchorId="4F111192">
            <v:rect id="_x0000_i1286" style="width:0;height:1.5pt" o:hralign="center" o:hrstd="t" o:hr="t" fillcolor="#a0a0a0" stroked="f"/>
          </w:pict>
        </w:r>
      </w:ins>
    </w:p>
    <w:p w14:paraId="4E387AD5" w14:textId="77777777" w:rsidR="00AD47AB" w:rsidRPr="00AD47AB" w:rsidRDefault="00AD47AB" w:rsidP="00AD47AB">
      <w:pPr>
        <w:rPr>
          <w:ins w:id="147" w:author="Tanvir Hasan Nahid" w:date="2026-03-01T12:09:00Z"/>
          <w:b/>
          <w:bCs/>
        </w:rPr>
      </w:pPr>
      <w:ins w:id="148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🔥</w:t>
        </w:r>
        <w:r w:rsidRPr="00AD47AB">
          <w:rPr>
            <w:b/>
            <w:bCs/>
          </w:rPr>
          <w:t xml:space="preserve"> Fail2Ban (Brute Force Protection)</w:t>
        </w:r>
      </w:ins>
    </w:p>
    <w:p w14:paraId="67CD1904" w14:textId="77777777" w:rsidR="00AD47AB" w:rsidRPr="00AD47AB" w:rsidRDefault="00AD47AB" w:rsidP="00AD47AB">
      <w:pPr>
        <w:rPr>
          <w:ins w:id="149" w:author="Tanvir Hasan Nahid" w:date="2026-03-01T12:09:00Z"/>
        </w:rPr>
      </w:pPr>
      <w:ins w:id="150" w:author="Tanvir Hasan Nahid" w:date="2026-03-01T12:09:00Z">
        <w:r w:rsidRPr="00AD47AB">
          <w:t>sudo apt install fail2ban -y</w:t>
        </w:r>
      </w:ins>
    </w:p>
    <w:p w14:paraId="42458DE9" w14:textId="77777777" w:rsidR="00AD47AB" w:rsidRPr="00AD47AB" w:rsidRDefault="00AD47AB" w:rsidP="00AD47AB">
      <w:pPr>
        <w:rPr>
          <w:ins w:id="151" w:author="Tanvir Hasan Nahid" w:date="2026-03-01T12:09:00Z"/>
        </w:rPr>
      </w:pPr>
      <w:ins w:id="152" w:author="Tanvir Hasan Nahid" w:date="2026-03-01T12:09:00Z">
        <w:r w:rsidRPr="00AD47AB">
          <w:t>Check:</w:t>
        </w:r>
      </w:ins>
    </w:p>
    <w:p w14:paraId="01620D39" w14:textId="77777777" w:rsidR="00AD47AB" w:rsidRPr="00AD47AB" w:rsidRDefault="00AD47AB" w:rsidP="00AD47AB">
      <w:pPr>
        <w:rPr>
          <w:ins w:id="153" w:author="Tanvir Hasan Nahid" w:date="2026-03-01T12:09:00Z"/>
        </w:rPr>
      </w:pPr>
      <w:ins w:id="154" w:author="Tanvir Hasan Nahid" w:date="2026-03-01T12:09:00Z">
        <w:r w:rsidRPr="00AD47AB">
          <w:t>sudo fail2ban-client status</w:t>
        </w:r>
      </w:ins>
    </w:p>
    <w:p w14:paraId="29A1F490" w14:textId="77777777" w:rsidR="00AD47AB" w:rsidRPr="00AD47AB" w:rsidRDefault="00AD47AB" w:rsidP="00AD47AB">
      <w:pPr>
        <w:rPr>
          <w:ins w:id="155" w:author="Tanvir Hasan Nahid" w:date="2026-03-01T12:09:00Z"/>
        </w:rPr>
      </w:pPr>
      <w:ins w:id="156" w:author="Tanvir Hasan Nahid" w:date="2026-03-01T12:09:00Z">
        <w:r w:rsidRPr="00AD47AB">
          <w:pict w14:anchorId="5CDBF656">
            <v:rect id="_x0000_i1287" style="width:0;height:1.5pt" o:hralign="center" o:hrstd="t" o:hr="t" fillcolor="#a0a0a0" stroked="f"/>
          </w:pict>
        </w:r>
      </w:ins>
    </w:p>
    <w:p w14:paraId="452FFC46" w14:textId="77777777" w:rsidR="00AD47AB" w:rsidRPr="00AD47AB" w:rsidRDefault="00AD47AB" w:rsidP="00AD47AB">
      <w:pPr>
        <w:rPr>
          <w:ins w:id="157" w:author="Tanvir Hasan Nahid" w:date="2026-03-01T12:09:00Z"/>
          <w:b/>
          <w:bCs/>
        </w:rPr>
      </w:pPr>
      <w:ins w:id="158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🛡️</w:t>
        </w:r>
        <w:r w:rsidRPr="00AD47AB">
          <w:rPr>
            <w:b/>
            <w:bCs/>
          </w:rPr>
          <w:t xml:space="preserve"> PHP Security</w:t>
        </w:r>
      </w:ins>
    </w:p>
    <w:p w14:paraId="5CEDE51A" w14:textId="77777777" w:rsidR="00AD47AB" w:rsidRPr="00AD47AB" w:rsidRDefault="00AD47AB" w:rsidP="00AD47AB">
      <w:pPr>
        <w:rPr>
          <w:ins w:id="159" w:author="Tanvir Hasan Nahid" w:date="2026-03-01T12:09:00Z"/>
        </w:rPr>
      </w:pPr>
      <w:ins w:id="160" w:author="Tanvir Hasan Nahid" w:date="2026-03-01T12:09:00Z">
        <w:r w:rsidRPr="00AD47AB">
          <w:t>sudo nano /etc/php/8.2/fpm/php.ini</w:t>
        </w:r>
      </w:ins>
    </w:p>
    <w:p w14:paraId="2D7B0C89" w14:textId="77777777" w:rsidR="00AD47AB" w:rsidRPr="00AD47AB" w:rsidRDefault="00AD47AB" w:rsidP="00AD47AB">
      <w:pPr>
        <w:rPr>
          <w:ins w:id="161" w:author="Tanvir Hasan Nahid" w:date="2026-03-01T12:09:00Z"/>
        </w:rPr>
      </w:pPr>
      <w:ins w:id="162" w:author="Tanvir Hasan Nahid" w:date="2026-03-01T12:09:00Z">
        <w:r w:rsidRPr="00AD47AB">
          <w:t>expose_php = Off</w:t>
        </w:r>
        <w:r w:rsidRPr="00AD47AB">
          <w:br/>
          <w:t>display_errors = Off</w:t>
        </w:r>
      </w:ins>
    </w:p>
    <w:p w14:paraId="649CA16F" w14:textId="77777777" w:rsidR="00AD47AB" w:rsidRPr="00AD47AB" w:rsidRDefault="00AD47AB" w:rsidP="00AD47AB">
      <w:pPr>
        <w:rPr>
          <w:ins w:id="163" w:author="Tanvir Hasan Nahid" w:date="2026-03-01T12:09:00Z"/>
        </w:rPr>
      </w:pPr>
      <w:ins w:id="164" w:author="Tanvir Hasan Nahid" w:date="2026-03-01T12:09:00Z">
        <w:r w:rsidRPr="00AD47AB">
          <w:t>Restart:</w:t>
        </w:r>
      </w:ins>
    </w:p>
    <w:p w14:paraId="67EA0BF8" w14:textId="77777777" w:rsidR="00AD47AB" w:rsidRPr="00AD47AB" w:rsidRDefault="00AD47AB" w:rsidP="00AD47AB">
      <w:pPr>
        <w:rPr>
          <w:ins w:id="165" w:author="Tanvir Hasan Nahid" w:date="2026-03-01T12:09:00Z"/>
        </w:rPr>
      </w:pPr>
      <w:ins w:id="166" w:author="Tanvir Hasan Nahid" w:date="2026-03-01T12:09:00Z">
        <w:r w:rsidRPr="00AD47AB">
          <w:t>sudo systemctl restart php8.2-fpm</w:t>
        </w:r>
      </w:ins>
    </w:p>
    <w:p w14:paraId="18DA1179" w14:textId="77777777" w:rsidR="00AD47AB" w:rsidRPr="00AD47AB" w:rsidRDefault="00AD47AB" w:rsidP="00AD47AB">
      <w:pPr>
        <w:rPr>
          <w:ins w:id="167" w:author="Tanvir Hasan Nahid" w:date="2026-03-01T12:09:00Z"/>
        </w:rPr>
      </w:pPr>
      <w:ins w:id="168" w:author="Tanvir Hasan Nahid" w:date="2026-03-01T12:09:00Z">
        <w:r w:rsidRPr="00AD47AB">
          <w:pict w14:anchorId="7D863B72">
            <v:rect id="_x0000_i1288" style="width:0;height:1.5pt" o:hralign="center" o:hrstd="t" o:hr="t" fillcolor="#a0a0a0" stroked="f"/>
          </w:pict>
        </w:r>
      </w:ins>
    </w:p>
    <w:p w14:paraId="00DD0369" w14:textId="77777777" w:rsidR="00AD47AB" w:rsidRPr="00AD47AB" w:rsidRDefault="00AD47AB" w:rsidP="00AD47AB">
      <w:pPr>
        <w:rPr>
          <w:ins w:id="169" w:author="Tanvir Hasan Nahid" w:date="2026-03-01T12:09:00Z"/>
          <w:b/>
          <w:bCs/>
        </w:rPr>
      </w:pPr>
      <w:ins w:id="170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🌐</w:t>
        </w:r>
        <w:r w:rsidRPr="00AD47AB">
          <w:rPr>
            <w:b/>
            <w:bCs/>
          </w:rPr>
          <w:t xml:space="preserve"> Nginx Security Headers</w:t>
        </w:r>
      </w:ins>
    </w:p>
    <w:p w14:paraId="39D88C51" w14:textId="77777777" w:rsidR="00AD47AB" w:rsidRPr="00AD47AB" w:rsidRDefault="00AD47AB" w:rsidP="00AD47AB">
      <w:pPr>
        <w:rPr>
          <w:ins w:id="171" w:author="Tanvir Hasan Nahid" w:date="2026-03-01T12:09:00Z"/>
        </w:rPr>
      </w:pPr>
      <w:ins w:id="172" w:author="Tanvir Hasan Nahid" w:date="2026-03-01T12:09:00Z">
        <w:r w:rsidRPr="00AD47AB">
          <w:lastRenderedPageBreak/>
          <w:t>add_header X-Frame-Options "SAMEORIGIN";</w:t>
        </w:r>
        <w:r w:rsidRPr="00AD47AB">
          <w:br/>
          <w:t>add_header X-XSS-Protection "1; mode=block";</w:t>
        </w:r>
        <w:r w:rsidRPr="00AD47AB">
          <w:br/>
          <w:t>add_header X-Content-Type-Options "nosniff";</w:t>
        </w:r>
      </w:ins>
    </w:p>
    <w:p w14:paraId="438BC99B" w14:textId="77777777" w:rsidR="00AD47AB" w:rsidRPr="00AD47AB" w:rsidRDefault="00AD47AB" w:rsidP="00AD47AB">
      <w:pPr>
        <w:rPr>
          <w:ins w:id="173" w:author="Tanvir Hasan Nahid" w:date="2026-03-01T12:09:00Z"/>
        </w:rPr>
      </w:pPr>
      <w:ins w:id="174" w:author="Tanvir Hasan Nahid" w:date="2026-03-01T12:09:00Z">
        <w:r w:rsidRPr="00AD47AB">
          <w:pict w14:anchorId="21A38E6F">
            <v:rect id="_x0000_i1289" style="width:0;height:1.5pt" o:hralign="center" o:hrstd="t" o:hr="t" fillcolor="#a0a0a0" stroked="f"/>
          </w:pict>
        </w:r>
      </w:ins>
    </w:p>
    <w:p w14:paraId="64C21DDE" w14:textId="77777777" w:rsidR="00AD47AB" w:rsidRPr="00AD47AB" w:rsidRDefault="00AD47AB" w:rsidP="00AD47AB">
      <w:pPr>
        <w:rPr>
          <w:ins w:id="175" w:author="Tanvir Hasan Nahid" w:date="2026-03-01T12:09:00Z"/>
          <w:b/>
          <w:bCs/>
        </w:rPr>
      </w:pPr>
      <w:ins w:id="176" w:author="Tanvir Hasan Nahid" w:date="2026-03-01T12:09:00Z">
        <w:r w:rsidRPr="00AD47AB">
          <w:rPr>
            <w:b/>
            <w:bCs/>
          </w:rPr>
          <w:t>5️</w:t>
        </w:r>
        <w:r w:rsidRPr="00AD47AB">
          <w:rPr>
            <w:rFonts w:ascii="Segoe UI Symbol" w:hAnsi="Segoe UI Symbol" w:cs="Segoe UI Symbol"/>
            <w:b/>
            <w:bCs/>
          </w:rPr>
          <w:t>⃣</w:t>
        </w:r>
        <w:r w:rsidRPr="00AD47AB">
          <w:rPr>
            <w:b/>
            <w:bCs/>
          </w:rPr>
          <w:t xml:space="preserve"> VPS Backup Strategy (REAL WORLD)</w:t>
        </w:r>
      </w:ins>
    </w:p>
    <w:p w14:paraId="0600B055" w14:textId="77777777" w:rsidR="00AD47AB" w:rsidRPr="00AD47AB" w:rsidRDefault="00AD47AB" w:rsidP="00AD47AB">
      <w:pPr>
        <w:rPr>
          <w:ins w:id="177" w:author="Tanvir Hasan Nahid" w:date="2026-03-01T12:09:00Z"/>
          <w:b/>
          <w:bCs/>
        </w:rPr>
      </w:pPr>
      <w:ins w:id="178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🎯</w:t>
        </w:r>
        <w:r w:rsidRPr="00AD47AB">
          <w:rPr>
            <w:b/>
            <w:bCs/>
          </w:rPr>
          <w:t xml:space="preserve"> Backup Plan</w:t>
        </w:r>
      </w:ins>
    </w:p>
    <w:p w14:paraId="637968D2" w14:textId="77777777" w:rsidR="00AD47AB" w:rsidRPr="00AD47AB" w:rsidRDefault="00AD47AB" w:rsidP="00AD47AB">
      <w:pPr>
        <w:numPr>
          <w:ilvl w:val="0"/>
          <w:numId w:val="4"/>
        </w:numPr>
        <w:rPr>
          <w:ins w:id="179" w:author="Tanvir Hasan Nahid" w:date="2026-03-01T12:09:00Z"/>
        </w:rPr>
      </w:pPr>
      <w:ins w:id="180" w:author="Tanvir Hasan Nahid" w:date="2026-03-01T12:09:00Z">
        <w:r w:rsidRPr="00AD47AB">
          <w:t>Daily DB backup</w:t>
        </w:r>
      </w:ins>
    </w:p>
    <w:p w14:paraId="43B7261E" w14:textId="77777777" w:rsidR="00AD47AB" w:rsidRPr="00AD47AB" w:rsidRDefault="00AD47AB" w:rsidP="00AD47AB">
      <w:pPr>
        <w:numPr>
          <w:ilvl w:val="0"/>
          <w:numId w:val="4"/>
        </w:numPr>
        <w:rPr>
          <w:ins w:id="181" w:author="Tanvir Hasan Nahid" w:date="2026-03-01T12:09:00Z"/>
        </w:rPr>
      </w:pPr>
      <w:ins w:id="182" w:author="Tanvir Hasan Nahid" w:date="2026-03-01T12:09:00Z">
        <w:r w:rsidRPr="00AD47AB">
          <w:t>Weekly full project backup</w:t>
        </w:r>
      </w:ins>
    </w:p>
    <w:p w14:paraId="643E20F7" w14:textId="77777777" w:rsidR="00AD47AB" w:rsidRPr="00AD47AB" w:rsidRDefault="00AD47AB" w:rsidP="00AD47AB">
      <w:pPr>
        <w:numPr>
          <w:ilvl w:val="0"/>
          <w:numId w:val="4"/>
        </w:numPr>
        <w:rPr>
          <w:ins w:id="183" w:author="Tanvir Hasan Nahid" w:date="2026-03-01T12:09:00Z"/>
        </w:rPr>
      </w:pPr>
      <w:ins w:id="184" w:author="Tanvir Hasan Nahid" w:date="2026-03-01T12:09:00Z">
        <w:r w:rsidRPr="00AD47AB">
          <w:t>Offsite copy (Google Drive / S3 optional)</w:t>
        </w:r>
      </w:ins>
    </w:p>
    <w:p w14:paraId="3E839C4A" w14:textId="77777777" w:rsidR="00AD47AB" w:rsidRPr="00AD47AB" w:rsidRDefault="00AD47AB" w:rsidP="00AD47AB">
      <w:pPr>
        <w:rPr>
          <w:ins w:id="185" w:author="Tanvir Hasan Nahid" w:date="2026-03-01T12:09:00Z"/>
        </w:rPr>
      </w:pPr>
      <w:ins w:id="186" w:author="Tanvir Hasan Nahid" w:date="2026-03-01T12:09:00Z">
        <w:r w:rsidRPr="00AD47AB">
          <w:pict w14:anchorId="1A9C0248">
            <v:rect id="_x0000_i1290" style="width:0;height:1.5pt" o:hralign="center" o:hrstd="t" o:hr="t" fillcolor="#a0a0a0" stroked="f"/>
          </w:pict>
        </w:r>
      </w:ins>
    </w:p>
    <w:p w14:paraId="5A0FA6B0" w14:textId="77777777" w:rsidR="00AD47AB" w:rsidRPr="00AD47AB" w:rsidRDefault="00AD47AB" w:rsidP="00AD47AB">
      <w:pPr>
        <w:rPr>
          <w:ins w:id="187" w:author="Tanvir Hasan Nahid" w:date="2026-03-01T12:09:00Z"/>
          <w:b/>
          <w:bCs/>
        </w:rPr>
      </w:pPr>
      <w:ins w:id="188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🗄️</w:t>
        </w:r>
        <w:r w:rsidRPr="00AD47AB">
          <w:rPr>
            <w:b/>
            <w:bCs/>
          </w:rPr>
          <w:t xml:space="preserve"> MySQL Backup Script</w:t>
        </w:r>
      </w:ins>
    </w:p>
    <w:p w14:paraId="257A85AE" w14:textId="77777777" w:rsidR="00AD47AB" w:rsidRPr="00AD47AB" w:rsidRDefault="00AD47AB" w:rsidP="00AD47AB">
      <w:pPr>
        <w:rPr>
          <w:ins w:id="189" w:author="Tanvir Hasan Nahid" w:date="2026-03-01T12:09:00Z"/>
        </w:rPr>
      </w:pPr>
      <w:ins w:id="190" w:author="Tanvir Hasan Nahid" w:date="2026-03-01T12:09:00Z">
        <w:r w:rsidRPr="00AD47AB">
          <w:t>nano ~/db_backup.sh</w:t>
        </w:r>
      </w:ins>
    </w:p>
    <w:p w14:paraId="68673295" w14:textId="77777777" w:rsidR="00AD47AB" w:rsidRPr="00AD47AB" w:rsidRDefault="00AD47AB" w:rsidP="00AD47AB">
      <w:pPr>
        <w:rPr>
          <w:ins w:id="191" w:author="Tanvir Hasan Nahid" w:date="2026-03-01T12:09:00Z"/>
        </w:rPr>
      </w:pPr>
      <w:proofErr w:type="gramStart"/>
      <w:ins w:id="192" w:author="Tanvir Hasan Nahid" w:date="2026-03-01T12:09:00Z">
        <w:r w:rsidRPr="00AD47AB">
          <w:t>#!/</w:t>
        </w:r>
        <w:proofErr w:type="gramEnd"/>
        <w:r w:rsidRPr="00AD47AB">
          <w:t>bin/bash</w:t>
        </w:r>
        <w:r w:rsidRPr="00AD47AB">
          <w:br/>
          <w:t>mysqldump -u root laravel_db | gzip &gt; /home/deploy/db_$(date +%F</w:t>
        </w:r>
        <w:proofErr w:type="gramStart"/>
        <w:r w:rsidRPr="00AD47AB">
          <w:t>).sql.gz</w:t>
        </w:r>
        <w:proofErr w:type="gramEnd"/>
      </w:ins>
    </w:p>
    <w:p w14:paraId="5A0C7E2E" w14:textId="77777777" w:rsidR="00AD47AB" w:rsidRPr="00AD47AB" w:rsidRDefault="00AD47AB" w:rsidP="00AD47AB">
      <w:pPr>
        <w:rPr>
          <w:ins w:id="193" w:author="Tanvir Hasan Nahid" w:date="2026-03-01T12:09:00Z"/>
        </w:rPr>
      </w:pPr>
      <w:ins w:id="194" w:author="Tanvir Hasan Nahid" w:date="2026-03-01T12:09:00Z">
        <w:r w:rsidRPr="00AD47AB">
          <w:t>chmod +x db_backup.sh</w:t>
        </w:r>
      </w:ins>
    </w:p>
    <w:p w14:paraId="2C5194D0" w14:textId="77777777" w:rsidR="00AD47AB" w:rsidRPr="00AD47AB" w:rsidRDefault="00AD47AB" w:rsidP="00AD47AB">
      <w:pPr>
        <w:rPr>
          <w:ins w:id="195" w:author="Tanvir Hasan Nahid" w:date="2026-03-01T12:09:00Z"/>
        </w:rPr>
      </w:pPr>
      <w:ins w:id="196" w:author="Tanvir Hasan Nahid" w:date="2026-03-01T12:09:00Z">
        <w:r w:rsidRPr="00AD47AB">
          <w:pict w14:anchorId="6E104258">
            <v:rect id="_x0000_i1291" style="width:0;height:1.5pt" o:hralign="center" o:hrstd="t" o:hr="t" fillcolor="#a0a0a0" stroked="f"/>
          </w:pict>
        </w:r>
      </w:ins>
    </w:p>
    <w:p w14:paraId="50C6AAD5" w14:textId="77777777" w:rsidR="00AD47AB" w:rsidRPr="00AD47AB" w:rsidRDefault="00AD47AB" w:rsidP="00AD47AB">
      <w:pPr>
        <w:rPr>
          <w:ins w:id="197" w:author="Tanvir Hasan Nahid" w:date="2026-03-01T12:09:00Z"/>
          <w:b/>
          <w:bCs/>
        </w:rPr>
      </w:pPr>
      <w:ins w:id="198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📦</w:t>
        </w:r>
        <w:r w:rsidRPr="00AD47AB">
          <w:rPr>
            <w:b/>
            <w:bCs/>
          </w:rPr>
          <w:t xml:space="preserve"> Full Project Backup</w:t>
        </w:r>
      </w:ins>
    </w:p>
    <w:p w14:paraId="70947ADA" w14:textId="77777777" w:rsidR="00AD47AB" w:rsidRPr="00AD47AB" w:rsidRDefault="00AD47AB" w:rsidP="00AD47AB">
      <w:pPr>
        <w:rPr>
          <w:ins w:id="199" w:author="Tanvir Hasan Nahid" w:date="2026-03-01T12:09:00Z"/>
        </w:rPr>
      </w:pPr>
      <w:ins w:id="200" w:author="Tanvir Hasan Nahid" w:date="2026-03-01T12:09:00Z">
        <w:r w:rsidRPr="00AD47AB">
          <w:t>nano ~/site_backup.sh</w:t>
        </w:r>
      </w:ins>
    </w:p>
    <w:p w14:paraId="0B39F65C" w14:textId="77777777" w:rsidR="00AD47AB" w:rsidRPr="00AD47AB" w:rsidRDefault="00AD47AB" w:rsidP="00AD47AB">
      <w:pPr>
        <w:rPr>
          <w:ins w:id="201" w:author="Tanvir Hasan Nahid" w:date="2026-03-01T12:09:00Z"/>
        </w:rPr>
      </w:pPr>
      <w:proofErr w:type="gramStart"/>
      <w:ins w:id="202" w:author="Tanvir Hasan Nahid" w:date="2026-03-01T12:09:00Z">
        <w:r w:rsidRPr="00AD47AB">
          <w:t>#!/</w:t>
        </w:r>
        <w:proofErr w:type="gramEnd"/>
        <w:r w:rsidRPr="00AD47AB">
          <w:t>bin/bash</w:t>
        </w:r>
        <w:r w:rsidRPr="00AD47AB">
          <w:br/>
          <w:t>tar -czf /home/deploy/site_$(date +%F</w:t>
        </w:r>
        <w:proofErr w:type="gramStart"/>
        <w:r w:rsidRPr="00AD47AB">
          <w:t>).tar.gz</w:t>
        </w:r>
        <w:proofErr w:type="gramEnd"/>
        <w:r w:rsidRPr="00AD47AB">
          <w:t xml:space="preserve"> /var/www</w:t>
        </w:r>
      </w:ins>
    </w:p>
    <w:p w14:paraId="49ACCFF5" w14:textId="77777777" w:rsidR="00AD47AB" w:rsidRPr="00AD47AB" w:rsidRDefault="00AD47AB" w:rsidP="00AD47AB">
      <w:pPr>
        <w:rPr>
          <w:ins w:id="203" w:author="Tanvir Hasan Nahid" w:date="2026-03-01T12:09:00Z"/>
        </w:rPr>
      </w:pPr>
      <w:ins w:id="204" w:author="Tanvir Hasan Nahid" w:date="2026-03-01T12:09:00Z">
        <w:r w:rsidRPr="00AD47AB">
          <w:pict w14:anchorId="00CE2109">
            <v:rect id="_x0000_i1292" style="width:0;height:1.5pt" o:hralign="center" o:hrstd="t" o:hr="t" fillcolor="#a0a0a0" stroked="f"/>
          </w:pict>
        </w:r>
      </w:ins>
    </w:p>
    <w:p w14:paraId="05B2CE1D" w14:textId="77777777" w:rsidR="00AD47AB" w:rsidRPr="00AD47AB" w:rsidRDefault="00AD47AB" w:rsidP="00AD47AB">
      <w:pPr>
        <w:rPr>
          <w:ins w:id="205" w:author="Tanvir Hasan Nahid" w:date="2026-03-01T12:09:00Z"/>
          <w:b/>
          <w:bCs/>
        </w:rPr>
      </w:pPr>
      <w:ins w:id="206" w:author="Tanvir Hasan Nahid" w:date="2026-03-01T12:09:00Z">
        <w:r w:rsidRPr="00AD47AB">
          <w:rPr>
            <w:rFonts w:ascii="Segoe UI Emoji" w:hAnsi="Segoe UI Emoji" w:cs="Segoe UI Emoji"/>
            <w:b/>
            <w:bCs/>
          </w:rPr>
          <w:t>⏰</w:t>
        </w:r>
        <w:r w:rsidRPr="00AD47AB">
          <w:rPr>
            <w:b/>
            <w:bCs/>
          </w:rPr>
          <w:t xml:space="preserve"> Cron Setup</w:t>
        </w:r>
      </w:ins>
    </w:p>
    <w:p w14:paraId="3799D56C" w14:textId="77777777" w:rsidR="00AD47AB" w:rsidRPr="00AD47AB" w:rsidRDefault="00AD47AB" w:rsidP="00AD47AB">
      <w:pPr>
        <w:rPr>
          <w:ins w:id="207" w:author="Tanvir Hasan Nahid" w:date="2026-03-01T12:09:00Z"/>
        </w:rPr>
      </w:pPr>
      <w:ins w:id="208" w:author="Tanvir Hasan Nahid" w:date="2026-03-01T12:09:00Z">
        <w:r w:rsidRPr="00AD47AB">
          <w:t>crontab -e</w:t>
        </w:r>
      </w:ins>
    </w:p>
    <w:p w14:paraId="239D747E" w14:textId="77777777" w:rsidR="00AD47AB" w:rsidRPr="00AD47AB" w:rsidRDefault="00AD47AB" w:rsidP="00AD47AB">
      <w:pPr>
        <w:rPr>
          <w:ins w:id="209" w:author="Tanvir Hasan Nahid" w:date="2026-03-01T12:09:00Z"/>
        </w:rPr>
      </w:pPr>
      <w:ins w:id="210" w:author="Tanvir Hasan Nahid" w:date="2026-03-01T12:09:00Z">
        <w:r w:rsidRPr="00AD47AB">
          <w:t>0 2 * * * /home/deploy/db_backup.sh</w:t>
        </w:r>
        <w:r w:rsidRPr="00AD47AB">
          <w:br/>
          <w:t>0 3 * * 0 /home/deploy/site_backup.sh</w:t>
        </w:r>
      </w:ins>
    </w:p>
    <w:p w14:paraId="60BEAFEB" w14:textId="77777777" w:rsidR="00AD47AB" w:rsidRDefault="00AD47AB" w:rsidP="00AD47AB">
      <w:pPr>
        <w:rPr>
          <w:ins w:id="211" w:author="Tanvir Hasan Nahid" w:date="2026-03-01T12:38:00Z" w16du:dateUtc="2026-03-01T06:38:00Z"/>
        </w:rPr>
      </w:pPr>
    </w:p>
    <w:p w14:paraId="77B05AAE" w14:textId="77777777" w:rsidR="004335C1" w:rsidRDefault="004335C1" w:rsidP="00AD47AB">
      <w:pPr>
        <w:rPr>
          <w:ins w:id="212" w:author="Tanvir Hasan Nahid" w:date="2026-03-01T12:38:00Z" w16du:dateUtc="2026-03-01T06:38:00Z"/>
        </w:rPr>
      </w:pPr>
    </w:p>
    <w:p w14:paraId="241BE573" w14:textId="77777777" w:rsidR="004335C1" w:rsidRPr="004335C1" w:rsidRDefault="004335C1" w:rsidP="004335C1">
      <w:pPr>
        <w:rPr>
          <w:ins w:id="213" w:author="Tanvir Hasan Nahid" w:date="2026-03-01T12:38:00Z"/>
          <w:b/>
          <w:bCs/>
        </w:rPr>
      </w:pPr>
      <w:ins w:id="214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lastRenderedPageBreak/>
          <w:t>🗄️</w:t>
        </w:r>
        <w:r w:rsidRPr="004335C1">
          <w:rPr>
            <w:b/>
            <w:bCs/>
          </w:rPr>
          <w:t xml:space="preserve"> MySQL </w:t>
        </w:r>
        <w:r w:rsidRPr="004335C1">
          <w:rPr>
            <w:rFonts w:ascii="Nirmala UI" w:hAnsi="Nirmala UI" w:cs="Nirmala UI"/>
            <w:b/>
            <w:bCs/>
          </w:rPr>
          <w:t>কিভাবে</w:t>
        </w:r>
        <w:r w:rsidRPr="004335C1">
          <w:rPr>
            <w:b/>
            <w:bCs/>
          </w:rPr>
          <w:t xml:space="preserve"> </w:t>
        </w:r>
        <w:r w:rsidRPr="004335C1">
          <w:rPr>
            <w:rFonts w:ascii="Nirmala UI" w:hAnsi="Nirmala UI" w:cs="Nirmala UI"/>
            <w:b/>
            <w:bCs/>
          </w:rPr>
          <w:t>কাজ</w:t>
        </w:r>
        <w:r w:rsidRPr="004335C1">
          <w:rPr>
            <w:b/>
            <w:bCs/>
          </w:rPr>
          <w:t xml:space="preserve"> </w:t>
        </w:r>
        <w:r w:rsidRPr="004335C1">
          <w:rPr>
            <w:rFonts w:ascii="Nirmala UI" w:hAnsi="Nirmala UI" w:cs="Nirmala UI"/>
            <w:b/>
            <w:bCs/>
          </w:rPr>
          <w:t>করবে</w:t>
        </w:r>
        <w:r w:rsidRPr="004335C1">
          <w:rPr>
            <w:b/>
            <w:bCs/>
          </w:rPr>
          <w:t xml:space="preserve"> (Complete Practical Guide)</w:t>
        </w:r>
      </w:ins>
    </w:p>
    <w:p w14:paraId="5D3E3070" w14:textId="77777777" w:rsidR="004335C1" w:rsidRPr="004335C1" w:rsidRDefault="004335C1" w:rsidP="004335C1">
      <w:pPr>
        <w:rPr>
          <w:ins w:id="215" w:author="Tanvir Hasan Nahid" w:date="2026-03-01T12:38:00Z"/>
        </w:rPr>
      </w:pPr>
      <w:ins w:id="216" w:author="Tanvir Hasan Nahid" w:date="2026-03-01T12:38:00Z">
        <w:r w:rsidRPr="004335C1">
          <w:pict w14:anchorId="72986358">
            <v:rect id="_x0000_i1385" style="width:0;height:1.5pt" o:hralign="center" o:hrstd="t" o:hr="t" fillcolor="#a0a0a0" stroked="f"/>
          </w:pict>
        </w:r>
      </w:ins>
    </w:p>
    <w:p w14:paraId="35D5135A" w14:textId="77777777" w:rsidR="004335C1" w:rsidRPr="004335C1" w:rsidRDefault="004335C1" w:rsidP="004335C1">
      <w:pPr>
        <w:rPr>
          <w:ins w:id="217" w:author="Tanvir Hasan Nahid" w:date="2026-03-01T12:38:00Z"/>
          <w:b/>
          <w:bCs/>
        </w:rPr>
      </w:pPr>
      <w:ins w:id="218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🔐</w:t>
        </w:r>
        <w:r w:rsidRPr="004335C1">
          <w:rPr>
            <w:b/>
            <w:bCs/>
          </w:rPr>
          <w:t xml:space="preserve"> 1️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MySQL Login Methods</w:t>
        </w:r>
      </w:ins>
    </w:p>
    <w:p w14:paraId="4A54354B" w14:textId="77777777" w:rsidR="004335C1" w:rsidRPr="004335C1" w:rsidRDefault="004335C1" w:rsidP="004335C1">
      <w:pPr>
        <w:rPr>
          <w:ins w:id="219" w:author="Tanvir Hasan Nahid" w:date="2026-03-01T12:38:00Z"/>
          <w:b/>
          <w:bCs/>
        </w:rPr>
      </w:pPr>
      <w:ins w:id="220" w:author="Tanvir Hasan Nahid" w:date="2026-03-01T12:38:00Z">
        <w:r w:rsidRPr="004335C1">
          <w:rPr>
            <w:b/>
            <w:bCs/>
          </w:rPr>
          <w:t xml:space="preserve">Root </w:t>
        </w:r>
        <w:r w:rsidRPr="004335C1">
          <w:rPr>
            <w:rFonts w:ascii="Nirmala UI" w:hAnsi="Nirmala UI" w:cs="Nirmala UI"/>
            <w:b/>
            <w:bCs/>
          </w:rPr>
          <w:t>দিয়ে</w:t>
        </w:r>
        <w:r w:rsidRPr="004335C1">
          <w:rPr>
            <w:b/>
            <w:bCs/>
          </w:rPr>
          <w:t xml:space="preserve"> (server level)</w:t>
        </w:r>
      </w:ins>
    </w:p>
    <w:p w14:paraId="1B8D50AB" w14:textId="77777777" w:rsidR="004335C1" w:rsidRPr="004335C1" w:rsidRDefault="004335C1" w:rsidP="004335C1">
      <w:pPr>
        <w:rPr>
          <w:ins w:id="221" w:author="Tanvir Hasan Nahid" w:date="2026-03-01T12:38:00Z"/>
        </w:rPr>
      </w:pPr>
      <w:ins w:id="222" w:author="Tanvir Hasan Nahid" w:date="2026-03-01T12:38:00Z">
        <w:r w:rsidRPr="004335C1">
          <w:t>sudo mysql</w:t>
        </w:r>
      </w:ins>
    </w:p>
    <w:p w14:paraId="175C8278" w14:textId="77777777" w:rsidR="004335C1" w:rsidRPr="004335C1" w:rsidRDefault="004335C1" w:rsidP="004335C1">
      <w:pPr>
        <w:rPr>
          <w:ins w:id="223" w:author="Tanvir Hasan Nahid" w:date="2026-03-01T12:38:00Z"/>
          <w:b/>
          <w:bCs/>
        </w:rPr>
      </w:pPr>
      <w:ins w:id="224" w:author="Tanvir Hasan Nahid" w:date="2026-03-01T12:38:00Z">
        <w:r w:rsidRPr="004335C1">
          <w:rPr>
            <w:b/>
            <w:bCs/>
          </w:rPr>
          <w:t xml:space="preserve">Password </w:t>
        </w:r>
        <w:r w:rsidRPr="004335C1">
          <w:rPr>
            <w:rFonts w:ascii="Nirmala UI" w:hAnsi="Nirmala UI" w:cs="Nirmala UI"/>
            <w:b/>
            <w:bCs/>
          </w:rPr>
          <w:t>দিয়ে</w:t>
        </w:r>
        <w:r w:rsidRPr="004335C1">
          <w:rPr>
            <w:b/>
            <w:bCs/>
          </w:rPr>
          <w:t xml:space="preserve"> login</w:t>
        </w:r>
      </w:ins>
    </w:p>
    <w:p w14:paraId="530600F9" w14:textId="77777777" w:rsidR="004335C1" w:rsidRPr="004335C1" w:rsidRDefault="004335C1" w:rsidP="004335C1">
      <w:pPr>
        <w:rPr>
          <w:ins w:id="225" w:author="Tanvir Hasan Nahid" w:date="2026-03-01T12:38:00Z"/>
        </w:rPr>
      </w:pPr>
      <w:ins w:id="226" w:author="Tanvir Hasan Nahid" w:date="2026-03-01T12:38:00Z">
        <w:r w:rsidRPr="004335C1">
          <w:t>mysql -u root -p</w:t>
        </w:r>
      </w:ins>
    </w:p>
    <w:p w14:paraId="28601FF5" w14:textId="77777777" w:rsidR="004335C1" w:rsidRPr="004335C1" w:rsidRDefault="004335C1" w:rsidP="004335C1">
      <w:pPr>
        <w:rPr>
          <w:ins w:id="227" w:author="Tanvir Hasan Nahid" w:date="2026-03-01T12:38:00Z"/>
        </w:rPr>
      </w:pPr>
      <w:ins w:id="228" w:author="Tanvir Hasan Nahid" w:date="2026-03-01T12:38:00Z">
        <w:r w:rsidRPr="004335C1">
          <w:pict w14:anchorId="5B2811D1">
            <v:rect id="_x0000_i1386" style="width:0;height:1.5pt" o:hralign="center" o:hrstd="t" o:hr="t" fillcolor="#a0a0a0" stroked="f"/>
          </w:pict>
        </w:r>
      </w:ins>
    </w:p>
    <w:p w14:paraId="0AB6C922" w14:textId="77777777" w:rsidR="004335C1" w:rsidRPr="004335C1" w:rsidRDefault="004335C1" w:rsidP="004335C1">
      <w:pPr>
        <w:rPr>
          <w:ins w:id="229" w:author="Tanvir Hasan Nahid" w:date="2026-03-01T12:38:00Z"/>
          <w:b/>
          <w:bCs/>
        </w:rPr>
      </w:pPr>
      <w:ins w:id="230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📂</w:t>
        </w:r>
        <w:r w:rsidRPr="004335C1">
          <w:rPr>
            <w:b/>
            <w:bCs/>
          </w:rPr>
          <w:t xml:space="preserve"> 2️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Database Create / Manage</w:t>
        </w:r>
      </w:ins>
    </w:p>
    <w:p w14:paraId="214EC9A3" w14:textId="77777777" w:rsidR="004335C1" w:rsidRPr="004335C1" w:rsidRDefault="004335C1" w:rsidP="004335C1">
      <w:pPr>
        <w:rPr>
          <w:ins w:id="231" w:author="Tanvir Hasan Nahid" w:date="2026-03-01T12:38:00Z"/>
          <w:b/>
          <w:bCs/>
        </w:rPr>
      </w:pPr>
      <w:ins w:id="232" w:author="Tanvir Hasan Nahid" w:date="2026-03-01T12:38:00Z">
        <w:r w:rsidRPr="004335C1">
          <w:rPr>
            <w:b/>
            <w:bCs/>
          </w:rPr>
          <w:t>Database list</w:t>
        </w:r>
      </w:ins>
    </w:p>
    <w:p w14:paraId="669A331A" w14:textId="77777777" w:rsidR="004335C1" w:rsidRPr="004335C1" w:rsidRDefault="004335C1" w:rsidP="004335C1">
      <w:pPr>
        <w:rPr>
          <w:ins w:id="233" w:author="Tanvir Hasan Nahid" w:date="2026-03-01T12:38:00Z"/>
        </w:rPr>
      </w:pPr>
      <w:ins w:id="234" w:author="Tanvir Hasan Nahid" w:date="2026-03-01T12:38:00Z">
        <w:r w:rsidRPr="004335C1">
          <w:t>SHOW DATABASES;</w:t>
        </w:r>
      </w:ins>
    </w:p>
    <w:p w14:paraId="44A751D3" w14:textId="77777777" w:rsidR="004335C1" w:rsidRPr="004335C1" w:rsidRDefault="004335C1" w:rsidP="004335C1">
      <w:pPr>
        <w:rPr>
          <w:ins w:id="235" w:author="Tanvir Hasan Nahid" w:date="2026-03-01T12:38:00Z"/>
          <w:b/>
          <w:bCs/>
        </w:rPr>
      </w:pPr>
      <w:ins w:id="236" w:author="Tanvir Hasan Nahid" w:date="2026-03-01T12:38:00Z">
        <w:r w:rsidRPr="004335C1">
          <w:rPr>
            <w:b/>
            <w:bCs/>
          </w:rPr>
          <w:t>New database</w:t>
        </w:r>
      </w:ins>
    </w:p>
    <w:p w14:paraId="61FADC46" w14:textId="77777777" w:rsidR="004335C1" w:rsidRPr="004335C1" w:rsidRDefault="004335C1" w:rsidP="004335C1">
      <w:pPr>
        <w:rPr>
          <w:ins w:id="237" w:author="Tanvir Hasan Nahid" w:date="2026-03-01T12:38:00Z"/>
        </w:rPr>
      </w:pPr>
      <w:ins w:id="238" w:author="Tanvir Hasan Nahid" w:date="2026-03-01T12:38:00Z">
        <w:r w:rsidRPr="004335C1">
          <w:t>CREATE DATABASE ecommerce_db CHARACTER SET utf8mb4 COLLATE utf8mb4_unicode_ci;</w:t>
        </w:r>
      </w:ins>
    </w:p>
    <w:p w14:paraId="6FE1545A" w14:textId="77777777" w:rsidR="004335C1" w:rsidRPr="004335C1" w:rsidRDefault="004335C1" w:rsidP="004335C1">
      <w:pPr>
        <w:rPr>
          <w:ins w:id="239" w:author="Tanvir Hasan Nahid" w:date="2026-03-01T12:38:00Z"/>
          <w:b/>
          <w:bCs/>
        </w:rPr>
      </w:pPr>
      <w:ins w:id="240" w:author="Tanvir Hasan Nahid" w:date="2026-03-01T12:38:00Z">
        <w:r w:rsidRPr="004335C1">
          <w:rPr>
            <w:b/>
            <w:bCs/>
          </w:rPr>
          <w:t xml:space="preserve">Database </w:t>
        </w:r>
        <w:proofErr w:type="gramStart"/>
        <w:r w:rsidRPr="004335C1">
          <w:rPr>
            <w:b/>
            <w:bCs/>
          </w:rPr>
          <w:t>select</w:t>
        </w:r>
        <w:proofErr w:type="gramEnd"/>
      </w:ins>
    </w:p>
    <w:p w14:paraId="326DE241" w14:textId="77777777" w:rsidR="004335C1" w:rsidRPr="004335C1" w:rsidRDefault="004335C1" w:rsidP="004335C1">
      <w:pPr>
        <w:rPr>
          <w:ins w:id="241" w:author="Tanvir Hasan Nahid" w:date="2026-03-01T12:38:00Z"/>
        </w:rPr>
      </w:pPr>
      <w:ins w:id="242" w:author="Tanvir Hasan Nahid" w:date="2026-03-01T12:38:00Z">
        <w:r w:rsidRPr="004335C1">
          <w:t>USE ecommerce_db;</w:t>
        </w:r>
      </w:ins>
    </w:p>
    <w:p w14:paraId="3C8D9E45" w14:textId="77777777" w:rsidR="004335C1" w:rsidRPr="004335C1" w:rsidRDefault="004335C1" w:rsidP="004335C1">
      <w:pPr>
        <w:rPr>
          <w:ins w:id="243" w:author="Tanvir Hasan Nahid" w:date="2026-03-01T12:38:00Z"/>
        </w:rPr>
      </w:pPr>
      <w:ins w:id="244" w:author="Tanvir Hasan Nahid" w:date="2026-03-01T12:38:00Z">
        <w:r w:rsidRPr="004335C1">
          <w:pict w14:anchorId="2B4059AA">
            <v:rect id="_x0000_i1387" style="width:0;height:1.5pt" o:hralign="center" o:hrstd="t" o:hr="t" fillcolor="#a0a0a0" stroked="f"/>
          </w:pict>
        </w:r>
      </w:ins>
    </w:p>
    <w:p w14:paraId="1FFDA1EC" w14:textId="77777777" w:rsidR="004335C1" w:rsidRPr="004335C1" w:rsidRDefault="004335C1" w:rsidP="004335C1">
      <w:pPr>
        <w:rPr>
          <w:ins w:id="245" w:author="Tanvir Hasan Nahid" w:date="2026-03-01T12:38:00Z"/>
          <w:b/>
          <w:bCs/>
        </w:rPr>
      </w:pPr>
      <w:ins w:id="246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👤</w:t>
        </w:r>
        <w:r w:rsidRPr="004335C1">
          <w:rPr>
            <w:b/>
            <w:bCs/>
          </w:rPr>
          <w:t xml:space="preserve"> 3️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User Create (IMPORTANT – Security)</w:t>
        </w:r>
      </w:ins>
    </w:p>
    <w:p w14:paraId="6039A0F1" w14:textId="77777777" w:rsidR="004335C1" w:rsidRPr="004335C1" w:rsidRDefault="004335C1" w:rsidP="004335C1">
      <w:pPr>
        <w:rPr>
          <w:ins w:id="247" w:author="Tanvir Hasan Nahid" w:date="2026-03-01T12:38:00Z"/>
        </w:rPr>
      </w:pPr>
      <w:ins w:id="248" w:author="Tanvir Hasan Nahid" w:date="2026-03-01T12:38:00Z">
        <w:r w:rsidRPr="004335C1">
          <w:rPr>
            <w:rFonts w:ascii="Segoe UI Emoji" w:hAnsi="Segoe UI Emoji" w:cs="Segoe UI Emoji"/>
          </w:rPr>
          <w:t>❌</w:t>
        </w:r>
        <w:r w:rsidRPr="004335C1">
          <w:t xml:space="preserve"> </w:t>
        </w:r>
        <w:r w:rsidRPr="004335C1">
          <w:rPr>
            <w:b/>
            <w:bCs/>
          </w:rPr>
          <w:t>Never use root in Laravel</w:t>
        </w:r>
      </w:ins>
    </w:p>
    <w:p w14:paraId="1DE01EF6" w14:textId="77777777" w:rsidR="004335C1" w:rsidRPr="004335C1" w:rsidRDefault="004335C1" w:rsidP="004335C1">
      <w:pPr>
        <w:rPr>
          <w:ins w:id="249" w:author="Tanvir Hasan Nahid" w:date="2026-03-01T12:38:00Z"/>
        </w:rPr>
      </w:pPr>
      <w:ins w:id="250" w:author="Tanvir Hasan Nahid" w:date="2026-03-01T12:38:00Z">
        <w:r w:rsidRPr="004335C1">
          <w:t>CREATE USER 'ecommerce_user'@'localhost' IDENTIFIED BY 'StrongPassword123!';</w:t>
        </w:r>
        <w:r w:rsidRPr="004335C1">
          <w:br/>
          <w:t>GRANT ALL PRIVILEGES ON ecommerce_db.* TO 'ecommerce_user'@'localhost';</w:t>
        </w:r>
        <w:r w:rsidRPr="004335C1">
          <w:br/>
          <w:t>FLUSH PRIVILEGES;</w:t>
        </w:r>
      </w:ins>
    </w:p>
    <w:p w14:paraId="3A107BF0" w14:textId="77777777" w:rsidR="004335C1" w:rsidRPr="004335C1" w:rsidRDefault="004335C1" w:rsidP="004335C1">
      <w:pPr>
        <w:rPr>
          <w:ins w:id="251" w:author="Tanvir Hasan Nahid" w:date="2026-03-01T12:38:00Z"/>
        </w:rPr>
      </w:pPr>
      <w:ins w:id="252" w:author="Tanvir Hasan Nahid" w:date="2026-03-01T12:38:00Z">
        <w:r w:rsidRPr="004335C1">
          <w:t>Check:</w:t>
        </w:r>
      </w:ins>
    </w:p>
    <w:p w14:paraId="256F8559" w14:textId="77777777" w:rsidR="004335C1" w:rsidRPr="004335C1" w:rsidRDefault="004335C1" w:rsidP="004335C1">
      <w:pPr>
        <w:rPr>
          <w:ins w:id="253" w:author="Tanvir Hasan Nahid" w:date="2026-03-01T12:38:00Z"/>
        </w:rPr>
      </w:pPr>
      <w:ins w:id="254" w:author="Tanvir Hasan Nahid" w:date="2026-03-01T12:38:00Z">
        <w:r w:rsidRPr="004335C1">
          <w:t>SHOW GRANTS FOR 'ecommerce_user'@'localhost';</w:t>
        </w:r>
      </w:ins>
    </w:p>
    <w:p w14:paraId="425B7508" w14:textId="77777777" w:rsidR="004335C1" w:rsidRPr="004335C1" w:rsidRDefault="004335C1" w:rsidP="004335C1">
      <w:pPr>
        <w:rPr>
          <w:ins w:id="255" w:author="Tanvir Hasan Nahid" w:date="2026-03-01T12:38:00Z"/>
        </w:rPr>
      </w:pPr>
      <w:ins w:id="256" w:author="Tanvir Hasan Nahid" w:date="2026-03-01T12:38:00Z">
        <w:r w:rsidRPr="004335C1">
          <w:pict w14:anchorId="5EBCA752">
            <v:rect id="_x0000_i1388" style="width:0;height:1.5pt" o:hralign="center" o:hrstd="t" o:hr="t" fillcolor="#a0a0a0" stroked="f"/>
          </w:pict>
        </w:r>
      </w:ins>
    </w:p>
    <w:p w14:paraId="49A59B9B" w14:textId="77777777" w:rsidR="004335C1" w:rsidRPr="004335C1" w:rsidRDefault="004335C1" w:rsidP="004335C1">
      <w:pPr>
        <w:rPr>
          <w:ins w:id="257" w:author="Tanvir Hasan Nahid" w:date="2026-03-01T12:38:00Z"/>
          <w:b/>
          <w:bCs/>
        </w:rPr>
      </w:pPr>
      <w:ins w:id="258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🔗</w:t>
        </w:r>
        <w:r w:rsidRPr="004335C1">
          <w:rPr>
            <w:b/>
            <w:bCs/>
          </w:rPr>
          <w:t xml:space="preserve"> 4️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Laravel ↔ MySQL Connect</w:t>
        </w:r>
      </w:ins>
    </w:p>
    <w:p w14:paraId="714F7221" w14:textId="77777777" w:rsidR="004335C1" w:rsidRPr="004335C1" w:rsidRDefault="004335C1" w:rsidP="004335C1">
      <w:pPr>
        <w:rPr>
          <w:ins w:id="259" w:author="Tanvir Hasan Nahid" w:date="2026-03-01T12:38:00Z"/>
        </w:rPr>
      </w:pPr>
      <w:proofErr w:type="gramStart"/>
      <w:ins w:id="260" w:author="Tanvir Hasan Nahid" w:date="2026-03-01T12:38:00Z">
        <w:r w:rsidRPr="004335C1">
          <w:t>.env</w:t>
        </w:r>
        <w:proofErr w:type="gramEnd"/>
      </w:ins>
    </w:p>
    <w:p w14:paraId="0FDA609D" w14:textId="77777777" w:rsidR="004335C1" w:rsidRPr="004335C1" w:rsidRDefault="004335C1" w:rsidP="004335C1">
      <w:pPr>
        <w:rPr>
          <w:ins w:id="261" w:author="Tanvir Hasan Nahid" w:date="2026-03-01T12:38:00Z"/>
        </w:rPr>
      </w:pPr>
      <w:ins w:id="262" w:author="Tanvir Hasan Nahid" w:date="2026-03-01T12:38:00Z">
        <w:r w:rsidRPr="004335C1">
          <w:lastRenderedPageBreak/>
          <w:t>DB_CONNECTION=mysql</w:t>
        </w:r>
        <w:r w:rsidRPr="004335C1">
          <w:br/>
          <w:t>DB_HOST=127.0.0.1</w:t>
        </w:r>
        <w:r w:rsidRPr="004335C1">
          <w:br/>
          <w:t>DB_PORT=3306</w:t>
        </w:r>
        <w:r w:rsidRPr="004335C1">
          <w:br/>
          <w:t>DB_DATABASE=ecommerce_db</w:t>
        </w:r>
        <w:r w:rsidRPr="004335C1">
          <w:br/>
          <w:t>DB_USERNAME=ecommerce_user</w:t>
        </w:r>
        <w:r w:rsidRPr="004335C1">
          <w:br/>
          <w:t>DB_PASSWORD=StrongPassword123!</w:t>
        </w:r>
      </w:ins>
    </w:p>
    <w:p w14:paraId="47B92DFE" w14:textId="77777777" w:rsidR="004335C1" w:rsidRPr="004335C1" w:rsidRDefault="004335C1" w:rsidP="004335C1">
      <w:pPr>
        <w:rPr>
          <w:ins w:id="263" w:author="Tanvir Hasan Nahid" w:date="2026-03-01T12:38:00Z"/>
        </w:rPr>
      </w:pPr>
      <w:ins w:id="264" w:author="Tanvir Hasan Nahid" w:date="2026-03-01T12:38:00Z">
        <w:r w:rsidRPr="004335C1">
          <w:t>Test:</w:t>
        </w:r>
      </w:ins>
    </w:p>
    <w:p w14:paraId="262643A4" w14:textId="77777777" w:rsidR="004335C1" w:rsidRPr="004335C1" w:rsidRDefault="004335C1" w:rsidP="004335C1">
      <w:pPr>
        <w:rPr>
          <w:ins w:id="265" w:author="Tanvir Hasan Nahid" w:date="2026-03-01T12:38:00Z"/>
        </w:rPr>
      </w:pPr>
      <w:ins w:id="266" w:author="Tanvir Hasan Nahid" w:date="2026-03-01T12:38:00Z">
        <w:r w:rsidRPr="004335C1">
          <w:t>php artisan migrate</w:t>
        </w:r>
      </w:ins>
    </w:p>
    <w:p w14:paraId="24FDA04E" w14:textId="77777777" w:rsidR="004335C1" w:rsidRPr="004335C1" w:rsidRDefault="004335C1" w:rsidP="004335C1">
      <w:pPr>
        <w:rPr>
          <w:ins w:id="267" w:author="Tanvir Hasan Nahid" w:date="2026-03-01T12:38:00Z"/>
        </w:rPr>
      </w:pPr>
      <w:ins w:id="268" w:author="Tanvir Hasan Nahid" w:date="2026-03-01T12:38:00Z">
        <w:r w:rsidRPr="004335C1">
          <w:pict w14:anchorId="066BE975">
            <v:rect id="_x0000_i1389" style="width:0;height:1.5pt" o:hralign="center" o:hrstd="t" o:hr="t" fillcolor="#a0a0a0" stroked="f"/>
          </w:pict>
        </w:r>
      </w:ins>
    </w:p>
    <w:p w14:paraId="30FB8CE1" w14:textId="77777777" w:rsidR="004335C1" w:rsidRPr="004335C1" w:rsidRDefault="004335C1" w:rsidP="004335C1">
      <w:pPr>
        <w:rPr>
          <w:ins w:id="269" w:author="Tanvir Hasan Nahid" w:date="2026-03-01T12:38:00Z"/>
          <w:b/>
          <w:bCs/>
        </w:rPr>
      </w:pPr>
      <w:ins w:id="270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📊</w:t>
        </w:r>
        <w:r w:rsidRPr="004335C1">
          <w:rPr>
            <w:b/>
            <w:bCs/>
          </w:rPr>
          <w:t xml:space="preserve"> 5️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Daily MySQL Commands (Must Know)</w:t>
        </w:r>
      </w:ins>
    </w:p>
    <w:p w14:paraId="3D586496" w14:textId="77777777" w:rsidR="004335C1" w:rsidRPr="004335C1" w:rsidRDefault="004335C1" w:rsidP="004335C1">
      <w:pPr>
        <w:rPr>
          <w:ins w:id="271" w:author="Tanvir Hasan Nahid" w:date="2026-03-01T12:38:00Z"/>
          <w:b/>
          <w:bCs/>
        </w:rPr>
      </w:pPr>
      <w:ins w:id="272" w:author="Tanvir Hasan Nahid" w:date="2026-03-01T12:38:00Z">
        <w:r w:rsidRPr="004335C1">
          <w:rPr>
            <w:b/>
            <w:bCs/>
          </w:rPr>
          <w:t>Tables list</w:t>
        </w:r>
      </w:ins>
    </w:p>
    <w:p w14:paraId="0317A7F6" w14:textId="77777777" w:rsidR="004335C1" w:rsidRPr="004335C1" w:rsidRDefault="004335C1" w:rsidP="004335C1">
      <w:pPr>
        <w:rPr>
          <w:ins w:id="273" w:author="Tanvir Hasan Nahid" w:date="2026-03-01T12:38:00Z"/>
        </w:rPr>
      </w:pPr>
      <w:ins w:id="274" w:author="Tanvir Hasan Nahid" w:date="2026-03-01T12:38:00Z">
        <w:r w:rsidRPr="004335C1">
          <w:t>SHOW TABLES;</w:t>
        </w:r>
      </w:ins>
    </w:p>
    <w:p w14:paraId="3D933733" w14:textId="77777777" w:rsidR="004335C1" w:rsidRPr="004335C1" w:rsidRDefault="004335C1" w:rsidP="004335C1">
      <w:pPr>
        <w:rPr>
          <w:ins w:id="275" w:author="Tanvir Hasan Nahid" w:date="2026-03-01T12:38:00Z"/>
          <w:b/>
          <w:bCs/>
        </w:rPr>
      </w:pPr>
      <w:ins w:id="276" w:author="Tanvir Hasan Nahid" w:date="2026-03-01T12:38:00Z">
        <w:r w:rsidRPr="004335C1">
          <w:rPr>
            <w:b/>
            <w:bCs/>
          </w:rPr>
          <w:t>Table structure</w:t>
        </w:r>
      </w:ins>
    </w:p>
    <w:p w14:paraId="53B96729" w14:textId="77777777" w:rsidR="004335C1" w:rsidRPr="004335C1" w:rsidRDefault="004335C1" w:rsidP="004335C1">
      <w:pPr>
        <w:rPr>
          <w:ins w:id="277" w:author="Tanvir Hasan Nahid" w:date="2026-03-01T12:38:00Z"/>
        </w:rPr>
      </w:pPr>
      <w:ins w:id="278" w:author="Tanvir Hasan Nahid" w:date="2026-03-01T12:38:00Z">
        <w:r w:rsidRPr="004335C1">
          <w:t>DESCRIBE users;</w:t>
        </w:r>
      </w:ins>
    </w:p>
    <w:p w14:paraId="0AB77341" w14:textId="77777777" w:rsidR="004335C1" w:rsidRPr="004335C1" w:rsidRDefault="004335C1" w:rsidP="004335C1">
      <w:pPr>
        <w:rPr>
          <w:ins w:id="279" w:author="Tanvir Hasan Nahid" w:date="2026-03-01T12:38:00Z"/>
          <w:b/>
          <w:bCs/>
        </w:rPr>
      </w:pPr>
      <w:ins w:id="280" w:author="Tanvir Hasan Nahid" w:date="2026-03-01T12:38:00Z">
        <w:r w:rsidRPr="004335C1">
          <w:rPr>
            <w:b/>
            <w:bCs/>
          </w:rPr>
          <w:t>Data insert</w:t>
        </w:r>
      </w:ins>
    </w:p>
    <w:p w14:paraId="3ACD328C" w14:textId="77777777" w:rsidR="004335C1" w:rsidRPr="004335C1" w:rsidRDefault="004335C1" w:rsidP="004335C1">
      <w:pPr>
        <w:rPr>
          <w:ins w:id="281" w:author="Tanvir Hasan Nahid" w:date="2026-03-01T12:38:00Z"/>
        </w:rPr>
      </w:pPr>
      <w:ins w:id="282" w:author="Tanvir Hasan Nahid" w:date="2026-03-01T12:38:00Z">
        <w:r w:rsidRPr="004335C1">
          <w:t>INSERT INTO users (</w:t>
        </w:r>
        <w:proofErr w:type="gramStart"/>
        <w:r w:rsidRPr="004335C1">
          <w:t>name,email</w:t>
        </w:r>
        <w:proofErr w:type="gramEnd"/>
        <w:r w:rsidRPr="004335C1">
          <w:t>,password) VALUES ('Tanvir</w:t>
        </w:r>
        <w:proofErr w:type="gramStart"/>
        <w:r w:rsidRPr="004335C1">
          <w:t>','test@mail.com</w:t>
        </w:r>
        <w:proofErr w:type="gramEnd"/>
        <w:r w:rsidRPr="004335C1">
          <w:t>','123');</w:t>
        </w:r>
      </w:ins>
    </w:p>
    <w:p w14:paraId="6D18E598" w14:textId="77777777" w:rsidR="004335C1" w:rsidRPr="004335C1" w:rsidRDefault="004335C1" w:rsidP="004335C1">
      <w:pPr>
        <w:rPr>
          <w:ins w:id="283" w:author="Tanvir Hasan Nahid" w:date="2026-03-01T12:38:00Z"/>
          <w:b/>
          <w:bCs/>
        </w:rPr>
      </w:pPr>
      <w:ins w:id="284" w:author="Tanvir Hasan Nahid" w:date="2026-03-01T12:38:00Z">
        <w:r w:rsidRPr="004335C1">
          <w:rPr>
            <w:b/>
            <w:bCs/>
          </w:rPr>
          <w:t>Data select</w:t>
        </w:r>
      </w:ins>
    </w:p>
    <w:p w14:paraId="6F2CF605" w14:textId="77777777" w:rsidR="004335C1" w:rsidRPr="004335C1" w:rsidRDefault="004335C1" w:rsidP="004335C1">
      <w:pPr>
        <w:rPr>
          <w:ins w:id="285" w:author="Tanvir Hasan Nahid" w:date="2026-03-01T12:38:00Z"/>
        </w:rPr>
      </w:pPr>
      <w:ins w:id="286" w:author="Tanvir Hasan Nahid" w:date="2026-03-01T12:38:00Z">
        <w:r w:rsidRPr="004335C1">
          <w:t>SELECT * FROM users;</w:t>
        </w:r>
        <w:r w:rsidRPr="004335C1">
          <w:br/>
          <w:t>SELECT * FROM orders WHERE status='pending';</w:t>
        </w:r>
      </w:ins>
    </w:p>
    <w:p w14:paraId="2AE71D1F" w14:textId="77777777" w:rsidR="004335C1" w:rsidRPr="004335C1" w:rsidRDefault="004335C1" w:rsidP="004335C1">
      <w:pPr>
        <w:rPr>
          <w:ins w:id="287" w:author="Tanvir Hasan Nahid" w:date="2026-03-01T12:38:00Z"/>
          <w:b/>
          <w:bCs/>
        </w:rPr>
      </w:pPr>
      <w:ins w:id="288" w:author="Tanvir Hasan Nahid" w:date="2026-03-01T12:38:00Z">
        <w:r w:rsidRPr="004335C1">
          <w:rPr>
            <w:b/>
            <w:bCs/>
          </w:rPr>
          <w:t>Update</w:t>
        </w:r>
      </w:ins>
    </w:p>
    <w:p w14:paraId="7F54F91D" w14:textId="77777777" w:rsidR="004335C1" w:rsidRPr="004335C1" w:rsidRDefault="004335C1" w:rsidP="004335C1">
      <w:pPr>
        <w:rPr>
          <w:ins w:id="289" w:author="Tanvir Hasan Nahid" w:date="2026-03-01T12:38:00Z"/>
        </w:rPr>
      </w:pPr>
      <w:ins w:id="290" w:author="Tanvir Hasan Nahid" w:date="2026-03-01T12:38:00Z">
        <w:r w:rsidRPr="004335C1">
          <w:t>UPDATE orders SET status='completed' WHERE id=5;</w:t>
        </w:r>
      </w:ins>
    </w:p>
    <w:p w14:paraId="79E5B8FB" w14:textId="77777777" w:rsidR="004335C1" w:rsidRPr="004335C1" w:rsidRDefault="004335C1" w:rsidP="004335C1">
      <w:pPr>
        <w:rPr>
          <w:ins w:id="291" w:author="Tanvir Hasan Nahid" w:date="2026-03-01T12:38:00Z"/>
          <w:b/>
          <w:bCs/>
        </w:rPr>
      </w:pPr>
      <w:ins w:id="292" w:author="Tanvir Hasan Nahid" w:date="2026-03-01T12:38:00Z">
        <w:r w:rsidRPr="004335C1">
          <w:rPr>
            <w:b/>
            <w:bCs/>
          </w:rPr>
          <w:t>Delete</w:t>
        </w:r>
      </w:ins>
    </w:p>
    <w:p w14:paraId="7CF6614D" w14:textId="77777777" w:rsidR="004335C1" w:rsidRPr="004335C1" w:rsidRDefault="004335C1" w:rsidP="004335C1">
      <w:pPr>
        <w:rPr>
          <w:ins w:id="293" w:author="Tanvir Hasan Nahid" w:date="2026-03-01T12:38:00Z"/>
        </w:rPr>
      </w:pPr>
      <w:ins w:id="294" w:author="Tanvir Hasan Nahid" w:date="2026-03-01T12:38:00Z">
        <w:r w:rsidRPr="004335C1">
          <w:t>DELETE FROM users WHERE id=10;</w:t>
        </w:r>
      </w:ins>
    </w:p>
    <w:p w14:paraId="12FFCB60" w14:textId="77777777" w:rsidR="004335C1" w:rsidRPr="004335C1" w:rsidRDefault="004335C1" w:rsidP="004335C1">
      <w:pPr>
        <w:rPr>
          <w:ins w:id="295" w:author="Tanvir Hasan Nahid" w:date="2026-03-01T12:38:00Z"/>
        </w:rPr>
      </w:pPr>
      <w:ins w:id="296" w:author="Tanvir Hasan Nahid" w:date="2026-03-01T12:38:00Z">
        <w:r w:rsidRPr="004335C1">
          <w:pict w14:anchorId="74E7D9DC">
            <v:rect id="_x0000_i1390" style="width:0;height:1.5pt" o:hralign="center" o:hrstd="t" o:hr="t" fillcolor="#a0a0a0" stroked="f"/>
          </w:pict>
        </w:r>
      </w:ins>
    </w:p>
    <w:p w14:paraId="7A29D3D9" w14:textId="77777777" w:rsidR="004335C1" w:rsidRPr="004335C1" w:rsidRDefault="004335C1" w:rsidP="004335C1">
      <w:pPr>
        <w:rPr>
          <w:ins w:id="297" w:author="Tanvir Hasan Nahid" w:date="2026-03-01T12:38:00Z"/>
          <w:b/>
          <w:bCs/>
        </w:rPr>
      </w:pPr>
      <w:ins w:id="298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🛠️</w:t>
        </w:r>
        <w:r w:rsidRPr="004335C1">
          <w:rPr>
            <w:b/>
            <w:bCs/>
          </w:rPr>
          <w:t xml:space="preserve"> 6️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Migration / Seeder (Laravel way – Recommended)</w:t>
        </w:r>
      </w:ins>
    </w:p>
    <w:p w14:paraId="31B131F4" w14:textId="77777777" w:rsidR="004335C1" w:rsidRPr="004335C1" w:rsidRDefault="004335C1" w:rsidP="004335C1">
      <w:pPr>
        <w:rPr>
          <w:ins w:id="299" w:author="Tanvir Hasan Nahid" w:date="2026-03-01T12:38:00Z"/>
          <w:b/>
          <w:bCs/>
        </w:rPr>
      </w:pPr>
      <w:ins w:id="300" w:author="Tanvir Hasan Nahid" w:date="2026-03-01T12:38:00Z">
        <w:r w:rsidRPr="004335C1">
          <w:rPr>
            <w:b/>
            <w:bCs/>
          </w:rPr>
          <w:t>Create migration</w:t>
        </w:r>
      </w:ins>
    </w:p>
    <w:p w14:paraId="75D63CDF" w14:textId="77777777" w:rsidR="004335C1" w:rsidRPr="004335C1" w:rsidRDefault="004335C1" w:rsidP="004335C1">
      <w:pPr>
        <w:rPr>
          <w:ins w:id="301" w:author="Tanvir Hasan Nahid" w:date="2026-03-01T12:38:00Z"/>
        </w:rPr>
      </w:pPr>
      <w:ins w:id="302" w:author="Tanvir Hasan Nahid" w:date="2026-03-01T12:38:00Z">
        <w:r w:rsidRPr="004335C1">
          <w:t xml:space="preserve">php artisan </w:t>
        </w:r>
        <w:proofErr w:type="gramStart"/>
        <w:r w:rsidRPr="004335C1">
          <w:t>make:migration</w:t>
        </w:r>
        <w:proofErr w:type="gramEnd"/>
        <w:r w:rsidRPr="004335C1">
          <w:t xml:space="preserve"> create_products_table</w:t>
        </w:r>
      </w:ins>
    </w:p>
    <w:p w14:paraId="36EA320B" w14:textId="77777777" w:rsidR="004335C1" w:rsidRPr="004335C1" w:rsidRDefault="004335C1" w:rsidP="004335C1">
      <w:pPr>
        <w:rPr>
          <w:ins w:id="303" w:author="Tanvir Hasan Nahid" w:date="2026-03-01T12:38:00Z"/>
          <w:b/>
          <w:bCs/>
        </w:rPr>
      </w:pPr>
      <w:ins w:id="304" w:author="Tanvir Hasan Nahid" w:date="2026-03-01T12:38:00Z">
        <w:r w:rsidRPr="004335C1">
          <w:rPr>
            <w:b/>
            <w:bCs/>
          </w:rPr>
          <w:t>Run migration</w:t>
        </w:r>
      </w:ins>
    </w:p>
    <w:p w14:paraId="518EB3BA" w14:textId="77777777" w:rsidR="004335C1" w:rsidRPr="004335C1" w:rsidRDefault="004335C1" w:rsidP="004335C1">
      <w:pPr>
        <w:rPr>
          <w:ins w:id="305" w:author="Tanvir Hasan Nahid" w:date="2026-03-01T12:38:00Z"/>
        </w:rPr>
      </w:pPr>
      <w:ins w:id="306" w:author="Tanvir Hasan Nahid" w:date="2026-03-01T12:38:00Z">
        <w:r w:rsidRPr="004335C1">
          <w:lastRenderedPageBreak/>
          <w:t>php artisan migrate</w:t>
        </w:r>
      </w:ins>
    </w:p>
    <w:p w14:paraId="6A91B757" w14:textId="77777777" w:rsidR="004335C1" w:rsidRPr="004335C1" w:rsidRDefault="004335C1" w:rsidP="004335C1">
      <w:pPr>
        <w:rPr>
          <w:ins w:id="307" w:author="Tanvir Hasan Nahid" w:date="2026-03-01T12:38:00Z"/>
          <w:b/>
          <w:bCs/>
        </w:rPr>
      </w:pPr>
      <w:ins w:id="308" w:author="Tanvir Hasan Nahid" w:date="2026-03-01T12:38:00Z">
        <w:r w:rsidRPr="004335C1">
          <w:rPr>
            <w:b/>
            <w:bCs/>
          </w:rPr>
          <w:t>Seeder</w:t>
        </w:r>
      </w:ins>
    </w:p>
    <w:p w14:paraId="73337D76" w14:textId="77777777" w:rsidR="004335C1" w:rsidRPr="004335C1" w:rsidRDefault="004335C1" w:rsidP="004335C1">
      <w:pPr>
        <w:rPr>
          <w:ins w:id="309" w:author="Tanvir Hasan Nahid" w:date="2026-03-01T12:38:00Z"/>
        </w:rPr>
      </w:pPr>
      <w:ins w:id="310" w:author="Tanvir Hasan Nahid" w:date="2026-03-01T12:38:00Z">
        <w:r w:rsidRPr="004335C1">
          <w:t xml:space="preserve">php artisan </w:t>
        </w:r>
        <w:proofErr w:type="gramStart"/>
        <w:r w:rsidRPr="004335C1">
          <w:t>make:seeder</w:t>
        </w:r>
        <w:proofErr w:type="gramEnd"/>
        <w:r w:rsidRPr="004335C1">
          <w:t xml:space="preserve"> ProductSeeder</w:t>
        </w:r>
        <w:r w:rsidRPr="004335C1">
          <w:br/>
          <w:t xml:space="preserve">php artisan </w:t>
        </w:r>
        <w:proofErr w:type="gramStart"/>
        <w:r w:rsidRPr="004335C1">
          <w:t>db:seed</w:t>
        </w:r>
        <w:proofErr w:type="gramEnd"/>
      </w:ins>
    </w:p>
    <w:p w14:paraId="1961178C" w14:textId="77777777" w:rsidR="004335C1" w:rsidRPr="004335C1" w:rsidRDefault="004335C1" w:rsidP="004335C1">
      <w:pPr>
        <w:rPr>
          <w:ins w:id="311" w:author="Tanvir Hasan Nahid" w:date="2026-03-01T12:38:00Z"/>
        </w:rPr>
      </w:pPr>
      <w:ins w:id="312" w:author="Tanvir Hasan Nahid" w:date="2026-03-01T12:38:00Z">
        <w:r w:rsidRPr="004335C1">
          <w:rPr>
            <w:rFonts w:ascii="Segoe UI Emoji" w:hAnsi="Segoe UI Emoji" w:cs="Segoe UI Emoji"/>
          </w:rPr>
          <w:t>👉</w:t>
        </w:r>
        <w:r w:rsidRPr="004335C1">
          <w:t xml:space="preserve"> </w:t>
        </w:r>
        <w:r w:rsidRPr="004335C1">
          <w:rPr>
            <w:b/>
            <w:bCs/>
          </w:rPr>
          <w:t xml:space="preserve">Direct SQL </w:t>
        </w:r>
        <w:r w:rsidRPr="004335C1">
          <w:rPr>
            <w:rFonts w:ascii="Nirmala UI" w:hAnsi="Nirmala UI" w:cs="Nirmala UI"/>
            <w:b/>
            <w:bCs/>
          </w:rPr>
          <w:t>না</w:t>
        </w:r>
        <w:r w:rsidRPr="004335C1">
          <w:rPr>
            <w:b/>
            <w:bCs/>
          </w:rPr>
          <w:t xml:space="preserve"> </w:t>
        </w:r>
        <w:r w:rsidRPr="004335C1">
          <w:rPr>
            <w:rFonts w:ascii="Nirmala UI" w:hAnsi="Nirmala UI" w:cs="Nirmala UI"/>
            <w:b/>
            <w:bCs/>
          </w:rPr>
          <w:t>করে</w:t>
        </w:r>
        <w:r w:rsidRPr="004335C1">
          <w:rPr>
            <w:b/>
            <w:bCs/>
          </w:rPr>
          <w:t xml:space="preserve"> Laravel migration best practice</w:t>
        </w:r>
      </w:ins>
    </w:p>
    <w:p w14:paraId="3CD11D1E" w14:textId="77777777" w:rsidR="004335C1" w:rsidRPr="004335C1" w:rsidRDefault="004335C1" w:rsidP="004335C1">
      <w:pPr>
        <w:rPr>
          <w:ins w:id="313" w:author="Tanvir Hasan Nahid" w:date="2026-03-01T12:38:00Z"/>
        </w:rPr>
      </w:pPr>
      <w:ins w:id="314" w:author="Tanvir Hasan Nahid" w:date="2026-03-01T12:38:00Z">
        <w:r w:rsidRPr="004335C1">
          <w:pict w14:anchorId="7D9DBB23">
            <v:rect id="_x0000_i1391" style="width:0;height:1.5pt" o:hralign="center" o:hrstd="t" o:hr="t" fillcolor="#a0a0a0" stroked="f"/>
          </w:pict>
        </w:r>
      </w:ins>
    </w:p>
    <w:p w14:paraId="3D56D7C6" w14:textId="77777777" w:rsidR="004335C1" w:rsidRPr="004335C1" w:rsidRDefault="004335C1" w:rsidP="004335C1">
      <w:pPr>
        <w:rPr>
          <w:ins w:id="315" w:author="Tanvir Hasan Nahid" w:date="2026-03-01T12:38:00Z"/>
          <w:b/>
          <w:bCs/>
        </w:rPr>
      </w:pPr>
      <w:ins w:id="316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🔄</w:t>
        </w:r>
        <w:r w:rsidRPr="004335C1">
          <w:rPr>
            <w:b/>
            <w:bCs/>
          </w:rPr>
          <w:t xml:space="preserve"> 7️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Import / Export Database</w:t>
        </w:r>
      </w:ins>
    </w:p>
    <w:p w14:paraId="47A09288" w14:textId="77777777" w:rsidR="004335C1" w:rsidRPr="004335C1" w:rsidRDefault="004335C1" w:rsidP="004335C1">
      <w:pPr>
        <w:rPr>
          <w:ins w:id="317" w:author="Tanvir Hasan Nahid" w:date="2026-03-01T12:38:00Z"/>
          <w:b/>
          <w:bCs/>
        </w:rPr>
      </w:pPr>
      <w:ins w:id="318" w:author="Tanvir Hasan Nahid" w:date="2026-03-01T12:38:00Z">
        <w:r w:rsidRPr="004335C1">
          <w:rPr>
            <w:b/>
            <w:bCs/>
          </w:rPr>
          <w:t>Export</w:t>
        </w:r>
      </w:ins>
    </w:p>
    <w:p w14:paraId="76224FCF" w14:textId="77777777" w:rsidR="004335C1" w:rsidRPr="004335C1" w:rsidRDefault="004335C1" w:rsidP="004335C1">
      <w:pPr>
        <w:rPr>
          <w:ins w:id="319" w:author="Tanvir Hasan Nahid" w:date="2026-03-01T12:38:00Z"/>
        </w:rPr>
      </w:pPr>
      <w:ins w:id="320" w:author="Tanvir Hasan Nahid" w:date="2026-03-01T12:38:00Z">
        <w:r w:rsidRPr="004335C1">
          <w:t>mysqldump -u ecommerce_user -p ecommerce_db &gt; backup.sql</w:t>
        </w:r>
      </w:ins>
    </w:p>
    <w:p w14:paraId="1D5CA153" w14:textId="77777777" w:rsidR="004335C1" w:rsidRPr="004335C1" w:rsidRDefault="004335C1" w:rsidP="004335C1">
      <w:pPr>
        <w:rPr>
          <w:ins w:id="321" w:author="Tanvir Hasan Nahid" w:date="2026-03-01T12:38:00Z"/>
          <w:b/>
          <w:bCs/>
        </w:rPr>
      </w:pPr>
      <w:ins w:id="322" w:author="Tanvir Hasan Nahid" w:date="2026-03-01T12:38:00Z">
        <w:r w:rsidRPr="004335C1">
          <w:rPr>
            <w:b/>
            <w:bCs/>
          </w:rPr>
          <w:t>Import</w:t>
        </w:r>
      </w:ins>
    </w:p>
    <w:p w14:paraId="05A5C100" w14:textId="77777777" w:rsidR="004335C1" w:rsidRPr="004335C1" w:rsidRDefault="004335C1" w:rsidP="004335C1">
      <w:pPr>
        <w:rPr>
          <w:ins w:id="323" w:author="Tanvir Hasan Nahid" w:date="2026-03-01T12:38:00Z"/>
        </w:rPr>
      </w:pPr>
      <w:ins w:id="324" w:author="Tanvir Hasan Nahid" w:date="2026-03-01T12:38:00Z">
        <w:r w:rsidRPr="004335C1">
          <w:t>mysql -u ecommerce_user -p ecommerce_db &lt; backup.sql</w:t>
        </w:r>
      </w:ins>
    </w:p>
    <w:p w14:paraId="42E9DA4B" w14:textId="77777777" w:rsidR="004335C1" w:rsidRPr="004335C1" w:rsidRDefault="004335C1" w:rsidP="004335C1">
      <w:pPr>
        <w:rPr>
          <w:ins w:id="325" w:author="Tanvir Hasan Nahid" w:date="2026-03-01T12:38:00Z"/>
        </w:rPr>
      </w:pPr>
      <w:ins w:id="326" w:author="Tanvir Hasan Nahid" w:date="2026-03-01T12:38:00Z">
        <w:r w:rsidRPr="004335C1">
          <w:pict w14:anchorId="27213569">
            <v:rect id="_x0000_i1392" style="width:0;height:1.5pt" o:hralign="center" o:hrstd="t" o:hr="t" fillcolor="#a0a0a0" stroked="f"/>
          </w:pict>
        </w:r>
      </w:ins>
    </w:p>
    <w:p w14:paraId="2068390D" w14:textId="77777777" w:rsidR="004335C1" w:rsidRPr="004335C1" w:rsidRDefault="004335C1" w:rsidP="004335C1">
      <w:pPr>
        <w:rPr>
          <w:ins w:id="327" w:author="Tanvir Hasan Nahid" w:date="2026-03-01T12:38:00Z"/>
          <w:b/>
          <w:bCs/>
        </w:rPr>
      </w:pPr>
      <w:ins w:id="328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⚡</w:t>
        </w:r>
        <w:r w:rsidRPr="004335C1">
          <w:rPr>
            <w:b/>
            <w:bCs/>
          </w:rPr>
          <w:t xml:space="preserve"> 8️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Performance Tips (Very Important)</w:t>
        </w:r>
      </w:ins>
    </w:p>
    <w:p w14:paraId="59617E57" w14:textId="77777777" w:rsidR="004335C1" w:rsidRPr="004335C1" w:rsidRDefault="004335C1" w:rsidP="004335C1">
      <w:pPr>
        <w:rPr>
          <w:ins w:id="329" w:author="Tanvir Hasan Nahid" w:date="2026-03-01T12:38:00Z"/>
          <w:b/>
          <w:bCs/>
        </w:rPr>
      </w:pPr>
      <w:ins w:id="330" w:author="Tanvir Hasan Nahid" w:date="2026-03-01T12:38:00Z">
        <w:r w:rsidRPr="004335C1">
          <w:rPr>
            <w:b/>
            <w:bCs/>
          </w:rPr>
          <w:t xml:space="preserve">Index </w:t>
        </w:r>
        <w:proofErr w:type="gramStart"/>
        <w:r w:rsidRPr="004335C1">
          <w:rPr>
            <w:b/>
            <w:bCs/>
          </w:rPr>
          <w:t>add</w:t>
        </w:r>
        <w:proofErr w:type="gramEnd"/>
      </w:ins>
    </w:p>
    <w:p w14:paraId="0C38A88D" w14:textId="77777777" w:rsidR="004335C1" w:rsidRPr="004335C1" w:rsidRDefault="004335C1" w:rsidP="004335C1">
      <w:pPr>
        <w:rPr>
          <w:ins w:id="331" w:author="Tanvir Hasan Nahid" w:date="2026-03-01T12:38:00Z"/>
        </w:rPr>
      </w:pPr>
      <w:ins w:id="332" w:author="Tanvir Hasan Nahid" w:date="2026-03-01T12:38:00Z">
        <w:r w:rsidRPr="004335C1">
          <w:t>CREATE INDEX idx_email ON users(email);</w:t>
        </w:r>
      </w:ins>
    </w:p>
    <w:p w14:paraId="74A6CDA3" w14:textId="77777777" w:rsidR="004335C1" w:rsidRPr="004335C1" w:rsidRDefault="004335C1" w:rsidP="004335C1">
      <w:pPr>
        <w:rPr>
          <w:ins w:id="333" w:author="Tanvir Hasan Nahid" w:date="2026-03-01T12:38:00Z"/>
          <w:b/>
          <w:bCs/>
        </w:rPr>
      </w:pPr>
      <w:ins w:id="334" w:author="Tanvir Hasan Nahid" w:date="2026-03-01T12:38:00Z">
        <w:r w:rsidRPr="004335C1">
          <w:rPr>
            <w:b/>
            <w:bCs/>
          </w:rPr>
          <w:t>Slow query check</w:t>
        </w:r>
      </w:ins>
    </w:p>
    <w:p w14:paraId="3E2BCAB2" w14:textId="77777777" w:rsidR="004335C1" w:rsidRPr="004335C1" w:rsidRDefault="004335C1" w:rsidP="004335C1">
      <w:pPr>
        <w:rPr>
          <w:ins w:id="335" w:author="Tanvir Hasan Nahid" w:date="2026-03-01T12:38:00Z"/>
        </w:rPr>
      </w:pPr>
      <w:ins w:id="336" w:author="Tanvir Hasan Nahid" w:date="2026-03-01T12:38:00Z">
        <w:r w:rsidRPr="004335C1">
          <w:t>SHOW VARIABLES LIKE 'slow_query_log';</w:t>
        </w:r>
      </w:ins>
    </w:p>
    <w:p w14:paraId="310BD878" w14:textId="77777777" w:rsidR="004335C1" w:rsidRPr="004335C1" w:rsidRDefault="004335C1" w:rsidP="004335C1">
      <w:pPr>
        <w:rPr>
          <w:ins w:id="337" w:author="Tanvir Hasan Nahid" w:date="2026-03-01T12:38:00Z"/>
        </w:rPr>
      </w:pPr>
      <w:ins w:id="338" w:author="Tanvir Hasan Nahid" w:date="2026-03-01T12:38:00Z">
        <w:r w:rsidRPr="004335C1">
          <w:pict w14:anchorId="400AD530">
            <v:rect id="_x0000_i1393" style="width:0;height:1.5pt" o:hralign="center" o:hrstd="t" o:hr="t" fillcolor="#a0a0a0" stroked="f"/>
          </w:pict>
        </w:r>
      </w:ins>
    </w:p>
    <w:p w14:paraId="2E7C4A36" w14:textId="77777777" w:rsidR="004335C1" w:rsidRPr="004335C1" w:rsidRDefault="004335C1" w:rsidP="004335C1">
      <w:pPr>
        <w:rPr>
          <w:ins w:id="339" w:author="Tanvir Hasan Nahid" w:date="2026-03-01T12:38:00Z"/>
          <w:b/>
          <w:bCs/>
        </w:rPr>
      </w:pPr>
      <w:ins w:id="340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🔐</w:t>
        </w:r>
        <w:r w:rsidRPr="004335C1">
          <w:rPr>
            <w:b/>
            <w:bCs/>
          </w:rPr>
          <w:t xml:space="preserve"> 9️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MySQL Security Best Practices</w:t>
        </w:r>
      </w:ins>
    </w:p>
    <w:p w14:paraId="7137D28E" w14:textId="77777777" w:rsidR="004335C1" w:rsidRPr="004335C1" w:rsidRDefault="004335C1" w:rsidP="004335C1">
      <w:pPr>
        <w:numPr>
          <w:ilvl w:val="0"/>
          <w:numId w:val="5"/>
        </w:numPr>
        <w:rPr>
          <w:ins w:id="341" w:author="Tanvir Hasan Nahid" w:date="2026-03-01T12:38:00Z"/>
        </w:rPr>
      </w:pPr>
      <w:ins w:id="342" w:author="Tanvir Hasan Nahid" w:date="2026-03-01T12:38:00Z">
        <w:r w:rsidRPr="004335C1">
          <w:rPr>
            <w:rFonts w:ascii="Segoe UI Emoji" w:hAnsi="Segoe UI Emoji" w:cs="Segoe UI Emoji"/>
          </w:rPr>
          <w:t>❌</w:t>
        </w:r>
        <w:r w:rsidRPr="004335C1">
          <w:t xml:space="preserve"> root user app </w:t>
        </w:r>
        <w:r w:rsidRPr="004335C1">
          <w:rPr>
            <w:rFonts w:ascii="Nirmala UI" w:hAnsi="Nirmala UI" w:cs="Nirmala UI"/>
          </w:rPr>
          <w:t>এ</w:t>
        </w:r>
        <w:r w:rsidRPr="004335C1">
          <w:t xml:space="preserve"> </w:t>
        </w:r>
        <w:r w:rsidRPr="004335C1">
          <w:rPr>
            <w:rFonts w:ascii="Nirmala UI" w:hAnsi="Nirmala UI" w:cs="Nirmala UI"/>
          </w:rPr>
          <w:t>ব্যবহার</w:t>
        </w:r>
        <w:r w:rsidRPr="004335C1">
          <w:t xml:space="preserve"> </w:t>
        </w:r>
        <w:r w:rsidRPr="004335C1">
          <w:rPr>
            <w:rFonts w:ascii="Nirmala UI" w:hAnsi="Nirmala UI" w:cs="Nirmala UI"/>
          </w:rPr>
          <w:t>করো</w:t>
        </w:r>
        <w:r w:rsidRPr="004335C1">
          <w:t xml:space="preserve"> </w:t>
        </w:r>
        <w:r w:rsidRPr="004335C1">
          <w:rPr>
            <w:rFonts w:ascii="Nirmala UI" w:hAnsi="Nirmala UI" w:cs="Nirmala UI"/>
          </w:rPr>
          <w:t>না</w:t>
        </w:r>
      </w:ins>
    </w:p>
    <w:p w14:paraId="059582BB" w14:textId="77777777" w:rsidR="004335C1" w:rsidRPr="004335C1" w:rsidRDefault="004335C1" w:rsidP="004335C1">
      <w:pPr>
        <w:numPr>
          <w:ilvl w:val="0"/>
          <w:numId w:val="5"/>
        </w:numPr>
        <w:rPr>
          <w:ins w:id="343" w:author="Tanvir Hasan Nahid" w:date="2026-03-01T12:38:00Z"/>
        </w:rPr>
      </w:pPr>
      <w:ins w:id="344" w:author="Tanvir Hasan Nahid" w:date="2026-03-01T12:38:00Z">
        <w:r w:rsidRPr="004335C1">
          <w:rPr>
            <w:rFonts w:ascii="Segoe UI Symbol" w:hAnsi="Segoe UI Symbol" w:cs="Segoe UI Symbol"/>
          </w:rPr>
          <w:t>✔</w:t>
        </w:r>
        <w:r w:rsidRPr="004335C1">
          <w:t xml:space="preserve"> strong password</w:t>
        </w:r>
      </w:ins>
    </w:p>
    <w:p w14:paraId="53C4FE33" w14:textId="77777777" w:rsidR="004335C1" w:rsidRPr="004335C1" w:rsidRDefault="004335C1" w:rsidP="004335C1">
      <w:pPr>
        <w:numPr>
          <w:ilvl w:val="0"/>
          <w:numId w:val="5"/>
        </w:numPr>
        <w:rPr>
          <w:ins w:id="345" w:author="Tanvir Hasan Nahid" w:date="2026-03-01T12:38:00Z"/>
        </w:rPr>
      </w:pPr>
      <w:ins w:id="346" w:author="Tanvir Hasan Nahid" w:date="2026-03-01T12:38:00Z">
        <w:r w:rsidRPr="004335C1">
          <w:rPr>
            <w:rFonts w:ascii="Segoe UI Symbol" w:hAnsi="Segoe UI Symbol" w:cs="Segoe UI Symbol"/>
          </w:rPr>
          <w:t>✔</w:t>
        </w:r>
        <w:r w:rsidRPr="004335C1">
          <w:t xml:space="preserve"> per-project </w:t>
        </w:r>
        <w:r w:rsidRPr="004335C1">
          <w:rPr>
            <w:rFonts w:ascii="Nirmala UI" w:hAnsi="Nirmala UI" w:cs="Nirmala UI"/>
          </w:rPr>
          <w:t>আলাদা</w:t>
        </w:r>
        <w:r w:rsidRPr="004335C1">
          <w:t xml:space="preserve"> DB user</w:t>
        </w:r>
      </w:ins>
    </w:p>
    <w:p w14:paraId="4758C231" w14:textId="77777777" w:rsidR="004335C1" w:rsidRPr="004335C1" w:rsidRDefault="004335C1" w:rsidP="004335C1">
      <w:pPr>
        <w:numPr>
          <w:ilvl w:val="0"/>
          <w:numId w:val="5"/>
        </w:numPr>
        <w:rPr>
          <w:ins w:id="347" w:author="Tanvir Hasan Nahid" w:date="2026-03-01T12:38:00Z"/>
        </w:rPr>
      </w:pPr>
      <w:ins w:id="348" w:author="Tanvir Hasan Nahid" w:date="2026-03-01T12:38:00Z">
        <w:r w:rsidRPr="004335C1">
          <w:rPr>
            <w:rFonts w:ascii="Segoe UI Symbol" w:hAnsi="Segoe UI Symbol" w:cs="Segoe UI Symbol"/>
          </w:rPr>
          <w:t>✔</w:t>
        </w:r>
        <w:r w:rsidRPr="004335C1">
          <w:t xml:space="preserve"> localhost only</w:t>
        </w:r>
      </w:ins>
    </w:p>
    <w:p w14:paraId="331EBF92" w14:textId="77777777" w:rsidR="004335C1" w:rsidRPr="004335C1" w:rsidRDefault="004335C1" w:rsidP="004335C1">
      <w:pPr>
        <w:numPr>
          <w:ilvl w:val="0"/>
          <w:numId w:val="5"/>
        </w:numPr>
        <w:rPr>
          <w:ins w:id="349" w:author="Tanvir Hasan Nahid" w:date="2026-03-01T12:38:00Z"/>
        </w:rPr>
      </w:pPr>
      <w:ins w:id="350" w:author="Tanvir Hasan Nahid" w:date="2026-03-01T12:38:00Z">
        <w:r w:rsidRPr="004335C1">
          <w:rPr>
            <w:rFonts w:ascii="Segoe UI Symbol" w:hAnsi="Segoe UI Symbol" w:cs="Segoe UI Symbol"/>
          </w:rPr>
          <w:t>✔</w:t>
        </w:r>
        <w:r w:rsidRPr="004335C1">
          <w:t xml:space="preserve"> Regular backup</w:t>
        </w:r>
      </w:ins>
    </w:p>
    <w:p w14:paraId="3DA821DA" w14:textId="77777777" w:rsidR="004335C1" w:rsidRPr="004335C1" w:rsidRDefault="004335C1" w:rsidP="004335C1">
      <w:pPr>
        <w:rPr>
          <w:ins w:id="351" w:author="Tanvir Hasan Nahid" w:date="2026-03-01T12:38:00Z"/>
        </w:rPr>
      </w:pPr>
      <w:ins w:id="352" w:author="Tanvir Hasan Nahid" w:date="2026-03-01T12:38:00Z">
        <w:r w:rsidRPr="004335C1">
          <w:pict w14:anchorId="7AA15652">
            <v:rect id="_x0000_i1394" style="width:0;height:1.5pt" o:hralign="center" o:hrstd="t" o:hr="t" fillcolor="#a0a0a0" stroked="f"/>
          </w:pict>
        </w:r>
      </w:ins>
    </w:p>
    <w:p w14:paraId="76276B8E" w14:textId="77777777" w:rsidR="004335C1" w:rsidRPr="004335C1" w:rsidRDefault="004335C1" w:rsidP="004335C1">
      <w:pPr>
        <w:rPr>
          <w:ins w:id="353" w:author="Tanvir Hasan Nahid" w:date="2026-03-01T12:38:00Z"/>
          <w:b/>
          <w:bCs/>
        </w:rPr>
      </w:pPr>
      <w:ins w:id="354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🔁</w:t>
        </w:r>
        <w:r w:rsidRPr="004335C1">
          <w:rPr>
            <w:b/>
            <w:bCs/>
          </w:rPr>
          <w:t xml:space="preserve"> 10️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Backup + Restore (Real Life)</w:t>
        </w:r>
      </w:ins>
    </w:p>
    <w:p w14:paraId="61560BBD" w14:textId="77777777" w:rsidR="004335C1" w:rsidRPr="004335C1" w:rsidRDefault="004335C1" w:rsidP="004335C1">
      <w:pPr>
        <w:rPr>
          <w:ins w:id="355" w:author="Tanvir Hasan Nahid" w:date="2026-03-01T12:38:00Z"/>
          <w:b/>
          <w:bCs/>
        </w:rPr>
      </w:pPr>
      <w:ins w:id="356" w:author="Tanvir Hasan Nahid" w:date="2026-03-01T12:38:00Z">
        <w:r w:rsidRPr="004335C1">
          <w:rPr>
            <w:b/>
            <w:bCs/>
          </w:rPr>
          <w:lastRenderedPageBreak/>
          <w:t>Auto backup</w:t>
        </w:r>
      </w:ins>
    </w:p>
    <w:p w14:paraId="3D0D33E4" w14:textId="77777777" w:rsidR="004335C1" w:rsidRPr="004335C1" w:rsidRDefault="004335C1" w:rsidP="004335C1">
      <w:pPr>
        <w:rPr>
          <w:ins w:id="357" w:author="Tanvir Hasan Nahid" w:date="2026-03-01T12:38:00Z"/>
        </w:rPr>
      </w:pPr>
      <w:ins w:id="358" w:author="Tanvir Hasan Nahid" w:date="2026-03-01T12:38:00Z">
        <w:r w:rsidRPr="004335C1">
          <w:t>mysqldump ecommerce_db | gzip &gt; db_$(date +%F</w:t>
        </w:r>
        <w:proofErr w:type="gramStart"/>
        <w:r w:rsidRPr="004335C1">
          <w:t>).sql.gz</w:t>
        </w:r>
        <w:proofErr w:type="gramEnd"/>
      </w:ins>
    </w:p>
    <w:p w14:paraId="3E8C90B0" w14:textId="77777777" w:rsidR="004335C1" w:rsidRPr="004335C1" w:rsidRDefault="004335C1" w:rsidP="004335C1">
      <w:pPr>
        <w:rPr>
          <w:ins w:id="359" w:author="Tanvir Hasan Nahid" w:date="2026-03-01T12:38:00Z"/>
          <w:b/>
          <w:bCs/>
        </w:rPr>
      </w:pPr>
      <w:ins w:id="360" w:author="Tanvir Hasan Nahid" w:date="2026-03-01T12:38:00Z">
        <w:r w:rsidRPr="004335C1">
          <w:rPr>
            <w:b/>
            <w:bCs/>
          </w:rPr>
          <w:t>Restore</w:t>
        </w:r>
      </w:ins>
    </w:p>
    <w:p w14:paraId="31978821" w14:textId="77777777" w:rsidR="004335C1" w:rsidRPr="004335C1" w:rsidRDefault="004335C1" w:rsidP="004335C1">
      <w:pPr>
        <w:rPr>
          <w:ins w:id="361" w:author="Tanvir Hasan Nahid" w:date="2026-03-01T12:38:00Z"/>
        </w:rPr>
      </w:pPr>
      <w:ins w:id="362" w:author="Tanvir Hasan Nahid" w:date="2026-03-01T12:38:00Z">
        <w:r w:rsidRPr="004335C1">
          <w:t>gunzip &lt; db_2026-03-01.sql.gz | mysql ecommerce_db</w:t>
        </w:r>
      </w:ins>
    </w:p>
    <w:p w14:paraId="1D4E2BD0" w14:textId="77777777" w:rsidR="004335C1" w:rsidRPr="004335C1" w:rsidRDefault="004335C1" w:rsidP="004335C1">
      <w:pPr>
        <w:rPr>
          <w:ins w:id="363" w:author="Tanvir Hasan Nahid" w:date="2026-03-01T12:38:00Z"/>
        </w:rPr>
      </w:pPr>
      <w:ins w:id="364" w:author="Tanvir Hasan Nahid" w:date="2026-03-01T12:38:00Z">
        <w:r w:rsidRPr="004335C1">
          <w:pict w14:anchorId="1A79775C">
            <v:rect id="_x0000_i1395" style="width:0;height:1.5pt" o:hralign="center" o:hrstd="t" o:hr="t" fillcolor="#a0a0a0" stroked="f"/>
          </w:pict>
        </w:r>
      </w:ins>
    </w:p>
    <w:p w14:paraId="5AF38B86" w14:textId="77777777" w:rsidR="004335C1" w:rsidRPr="004335C1" w:rsidRDefault="004335C1" w:rsidP="004335C1">
      <w:pPr>
        <w:rPr>
          <w:ins w:id="365" w:author="Tanvir Hasan Nahid" w:date="2026-03-01T12:38:00Z"/>
          <w:b/>
          <w:bCs/>
        </w:rPr>
      </w:pPr>
      <w:ins w:id="366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🧪</w:t>
        </w:r>
        <w:r w:rsidRPr="004335C1">
          <w:rPr>
            <w:b/>
            <w:bCs/>
          </w:rPr>
          <w:t xml:space="preserve"> 11️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Common Errors &amp; Fix</w:t>
        </w:r>
      </w:ins>
    </w:p>
    <w:p w14:paraId="4C3C8007" w14:textId="77777777" w:rsidR="004335C1" w:rsidRPr="004335C1" w:rsidRDefault="004335C1" w:rsidP="004335C1">
      <w:pPr>
        <w:rPr>
          <w:ins w:id="367" w:author="Tanvir Hasan Nahid" w:date="2026-03-01T12:38:00Z"/>
          <w:b/>
          <w:bCs/>
        </w:rPr>
      </w:pPr>
      <w:ins w:id="368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❌</w:t>
        </w:r>
        <w:r w:rsidRPr="004335C1">
          <w:rPr>
            <w:b/>
            <w:bCs/>
          </w:rPr>
          <w:t xml:space="preserve"> Access denied</w:t>
        </w:r>
      </w:ins>
    </w:p>
    <w:p w14:paraId="4808590B" w14:textId="77777777" w:rsidR="004335C1" w:rsidRPr="004335C1" w:rsidRDefault="004335C1" w:rsidP="004335C1">
      <w:pPr>
        <w:rPr>
          <w:ins w:id="369" w:author="Tanvir Hasan Nahid" w:date="2026-03-01T12:38:00Z"/>
        </w:rPr>
      </w:pPr>
      <w:ins w:id="370" w:author="Tanvir Hasan Nahid" w:date="2026-03-01T12:38:00Z">
        <w:r w:rsidRPr="004335C1">
          <w:t>ERROR 1045</w:t>
        </w:r>
      </w:ins>
    </w:p>
    <w:p w14:paraId="034CE64C" w14:textId="77777777" w:rsidR="004335C1" w:rsidRPr="004335C1" w:rsidRDefault="004335C1" w:rsidP="004335C1">
      <w:pPr>
        <w:rPr>
          <w:ins w:id="371" w:author="Tanvir Hasan Nahid" w:date="2026-03-01T12:38:00Z"/>
        </w:rPr>
      </w:pPr>
      <w:ins w:id="372" w:author="Tanvir Hasan Nahid" w:date="2026-03-01T12:38:00Z">
        <w:r w:rsidRPr="004335C1">
          <w:rPr>
            <w:rFonts w:ascii="Segoe UI Symbol" w:hAnsi="Segoe UI Symbol" w:cs="Segoe UI Symbol"/>
          </w:rPr>
          <w:t>✔</w:t>
        </w:r>
        <w:r w:rsidRPr="004335C1">
          <w:t xml:space="preserve"> Username / password check </w:t>
        </w:r>
        <w:r w:rsidRPr="004335C1">
          <w:rPr>
            <w:rFonts w:ascii="Nirmala UI" w:hAnsi="Nirmala UI" w:cs="Nirmala UI"/>
          </w:rPr>
          <w:t>করো</w:t>
        </w:r>
        <w:r w:rsidRPr="004335C1">
          <w:br/>
        </w:r>
        <w:r w:rsidRPr="004335C1">
          <w:rPr>
            <w:rFonts w:ascii="Segoe UI Symbol" w:hAnsi="Segoe UI Symbol" w:cs="Segoe UI Symbol"/>
          </w:rPr>
          <w:t>✔</w:t>
        </w:r>
        <w:r w:rsidRPr="004335C1">
          <w:t xml:space="preserve"> GRANT check </w:t>
        </w:r>
        <w:r w:rsidRPr="004335C1">
          <w:rPr>
            <w:rFonts w:ascii="Nirmala UI" w:hAnsi="Nirmala UI" w:cs="Nirmala UI"/>
          </w:rPr>
          <w:t>করো</w:t>
        </w:r>
      </w:ins>
    </w:p>
    <w:p w14:paraId="382BA948" w14:textId="77777777" w:rsidR="004335C1" w:rsidRPr="004335C1" w:rsidRDefault="004335C1" w:rsidP="004335C1">
      <w:pPr>
        <w:rPr>
          <w:ins w:id="373" w:author="Tanvir Hasan Nahid" w:date="2026-03-01T12:38:00Z"/>
        </w:rPr>
      </w:pPr>
      <w:ins w:id="374" w:author="Tanvir Hasan Nahid" w:date="2026-03-01T12:38:00Z">
        <w:r w:rsidRPr="004335C1">
          <w:pict w14:anchorId="40E4C9BB">
            <v:rect id="_x0000_i1396" style="width:0;height:1.5pt" o:hralign="center" o:hrstd="t" o:hr="t" fillcolor="#a0a0a0" stroked="f"/>
          </w:pict>
        </w:r>
      </w:ins>
    </w:p>
    <w:p w14:paraId="7E0A076C" w14:textId="77777777" w:rsidR="004335C1" w:rsidRPr="004335C1" w:rsidRDefault="004335C1" w:rsidP="004335C1">
      <w:pPr>
        <w:rPr>
          <w:ins w:id="375" w:author="Tanvir Hasan Nahid" w:date="2026-03-01T12:38:00Z"/>
          <w:b/>
          <w:bCs/>
        </w:rPr>
      </w:pPr>
      <w:ins w:id="376" w:author="Tanvir Hasan Nahid" w:date="2026-03-01T12:38:00Z">
        <w:r w:rsidRPr="004335C1">
          <w:rPr>
            <w:rFonts w:ascii="Segoe UI Emoji" w:hAnsi="Segoe UI Emoji" w:cs="Segoe UI Emoji"/>
            <w:b/>
            <w:bCs/>
          </w:rPr>
          <w:t>❌</w:t>
        </w:r>
        <w:r w:rsidRPr="004335C1">
          <w:rPr>
            <w:b/>
            <w:bCs/>
          </w:rPr>
          <w:t xml:space="preserve"> Too many connections</w:t>
        </w:r>
      </w:ins>
    </w:p>
    <w:p w14:paraId="61CBAA07" w14:textId="77777777" w:rsidR="004335C1" w:rsidRPr="004335C1" w:rsidRDefault="004335C1" w:rsidP="004335C1">
      <w:pPr>
        <w:rPr>
          <w:ins w:id="377" w:author="Tanvir Hasan Nahid" w:date="2026-03-01T12:38:00Z"/>
        </w:rPr>
      </w:pPr>
      <w:ins w:id="378" w:author="Tanvir Hasan Nahid" w:date="2026-03-01T12:38:00Z">
        <w:r w:rsidRPr="004335C1">
          <w:t>SHOW STATUS LIKE 'Threads_connected';</w:t>
        </w:r>
      </w:ins>
    </w:p>
    <w:p w14:paraId="5D46A8AE" w14:textId="77777777" w:rsidR="004335C1" w:rsidRPr="004335C1" w:rsidRDefault="004335C1" w:rsidP="004335C1">
      <w:pPr>
        <w:rPr>
          <w:ins w:id="379" w:author="Tanvir Hasan Nahid" w:date="2026-03-01T12:38:00Z"/>
        </w:rPr>
      </w:pPr>
      <w:ins w:id="380" w:author="Tanvir Hasan Nahid" w:date="2026-03-01T12:38:00Z">
        <w:r w:rsidRPr="004335C1">
          <w:t>Fix:</w:t>
        </w:r>
      </w:ins>
    </w:p>
    <w:p w14:paraId="7AC208C1" w14:textId="77777777" w:rsidR="004335C1" w:rsidRPr="004335C1" w:rsidRDefault="004335C1" w:rsidP="004335C1">
      <w:pPr>
        <w:rPr>
          <w:ins w:id="381" w:author="Tanvir Hasan Nahid" w:date="2026-03-01T12:38:00Z"/>
        </w:rPr>
      </w:pPr>
      <w:ins w:id="382" w:author="Tanvir Hasan Nahid" w:date="2026-03-01T12:38:00Z">
        <w:r w:rsidRPr="004335C1">
          <w:t>max_connections = 200</w:t>
        </w:r>
      </w:ins>
    </w:p>
    <w:p w14:paraId="41486A0A" w14:textId="77777777" w:rsidR="004335C1" w:rsidRDefault="004335C1" w:rsidP="00AD47AB">
      <w:pPr>
        <w:rPr>
          <w:ins w:id="383" w:author="Tanvir Hasan Nahid" w:date="2026-03-01T12:38:00Z" w16du:dateUtc="2026-03-01T06:38:00Z"/>
        </w:rPr>
      </w:pPr>
    </w:p>
    <w:p w14:paraId="234A9F19" w14:textId="77777777" w:rsidR="004335C1" w:rsidRDefault="004335C1" w:rsidP="00AD47AB">
      <w:pPr>
        <w:rPr>
          <w:ins w:id="384" w:author="Tanvir Hasan Nahid" w:date="2026-03-01T12:38:00Z" w16du:dateUtc="2026-03-01T06:38:00Z"/>
        </w:rPr>
      </w:pPr>
    </w:p>
    <w:p w14:paraId="28AD746F" w14:textId="77777777" w:rsidR="004335C1" w:rsidRPr="004335C1" w:rsidRDefault="004335C1" w:rsidP="004335C1">
      <w:pPr>
        <w:rPr>
          <w:ins w:id="385" w:author="Tanvir Hasan Nahid" w:date="2026-03-01T12:39:00Z"/>
          <w:b/>
          <w:bCs/>
        </w:rPr>
      </w:pPr>
      <w:ins w:id="386" w:author="Tanvir Hasan Nahid" w:date="2026-03-01T12:39:00Z">
        <w:r w:rsidRPr="004335C1">
          <w:rPr>
            <w:b/>
            <w:bCs/>
          </w:rPr>
          <w:t>1️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MySQL Tuning (RAM </w:t>
        </w:r>
        <w:r w:rsidRPr="004335C1">
          <w:rPr>
            <w:rFonts w:ascii="Nirmala UI" w:hAnsi="Nirmala UI" w:cs="Nirmala UI"/>
            <w:b/>
            <w:bCs/>
          </w:rPr>
          <w:t>অনুযায়ী</w:t>
        </w:r>
        <w:r w:rsidRPr="004335C1">
          <w:rPr>
            <w:b/>
            <w:bCs/>
          </w:rPr>
          <w:t xml:space="preserve">) </w:t>
        </w:r>
        <w:r w:rsidRPr="004335C1">
          <w:rPr>
            <w:rFonts w:ascii="Segoe UI Emoji" w:hAnsi="Segoe UI Emoji" w:cs="Segoe UI Emoji"/>
            <w:b/>
            <w:bCs/>
          </w:rPr>
          <w:t>🔧</w:t>
        </w:r>
      </w:ins>
    </w:p>
    <w:p w14:paraId="21588E55" w14:textId="77777777" w:rsidR="004335C1" w:rsidRPr="004335C1" w:rsidRDefault="004335C1" w:rsidP="004335C1">
      <w:pPr>
        <w:rPr>
          <w:ins w:id="387" w:author="Tanvir Hasan Nahid" w:date="2026-03-01T12:39:00Z"/>
        </w:rPr>
      </w:pPr>
      <w:ins w:id="388" w:author="Tanvir Hasan Nahid" w:date="2026-03-01T12:39:00Z">
        <w:r w:rsidRPr="004335C1">
          <w:t xml:space="preserve">Default MySQL config = </w:t>
        </w:r>
        <w:r w:rsidRPr="004335C1">
          <w:rPr>
            <w:rFonts w:ascii="Segoe UI Emoji" w:hAnsi="Segoe UI Emoji" w:cs="Segoe UI Emoji"/>
          </w:rPr>
          <w:t>❌</w:t>
        </w:r>
        <w:r w:rsidRPr="004335C1">
          <w:t xml:space="preserve"> slow</w:t>
        </w:r>
        <w:r w:rsidRPr="004335C1">
          <w:br/>
          <w:t xml:space="preserve">Proper tuning = </w:t>
        </w:r>
        <w:r w:rsidRPr="004335C1">
          <w:rPr>
            <w:rFonts w:ascii="Segoe UI Emoji" w:hAnsi="Segoe UI Emoji" w:cs="Segoe UI Emoji"/>
          </w:rPr>
          <w:t>🚀</w:t>
        </w:r>
        <w:r w:rsidRPr="004335C1">
          <w:t xml:space="preserve"> fast server</w:t>
        </w:r>
      </w:ins>
    </w:p>
    <w:p w14:paraId="5D591BB5" w14:textId="77777777" w:rsidR="004335C1" w:rsidRPr="004335C1" w:rsidRDefault="004335C1" w:rsidP="004335C1">
      <w:pPr>
        <w:rPr>
          <w:ins w:id="389" w:author="Tanvir Hasan Nahid" w:date="2026-03-01T12:39:00Z"/>
        </w:rPr>
      </w:pPr>
      <w:ins w:id="390" w:author="Tanvir Hasan Nahid" w:date="2026-03-01T12:39:00Z">
        <w:r w:rsidRPr="004335C1">
          <w:pict w14:anchorId="664ED98C">
            <v:rect id="_x0000_i1571" style="width:0;height:1.5pt" o:hralign="center" o:hrstd="t" o:hr="t" fillcolor="#a0a0a0" stroked="f"/>
          </w:pict>
        </w:r>
      </w:ins>
    </w:p>
    <w:p w14:paraId="3E88DDDF" w14:textId="77777777" w:rsidR="004335C1" w:rsidRPr="004335C1" w:rsidRDefault="004335C1" w:rsidP="004335C1">
      <w:pPr>
        <w:rPr>
          <w:ins w:id="391" w:author="Tanvir Hasan Nahid" w:date="2026-03-01T12:39:00Z"/>
          <w:b/>
          <w:bCs/>
        </w:rPr>
      </w:pPr>
      <w:ins w:id="392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🔍</w:t>
        </w:r>
        <w:r w:rsidRPr="004335C1">
          <w:rPr>
            <w:b/>
            <w:bCs/>
          </w:rPr>
          <w:t xml:space="preserve"> Step-1: Server RAM </w:t>
        </w:r>
        <w:r w:rsidRPr="004335C1">
          <w:rPr>
            <w:rFonts w:ascii="Nirmala UI" w:hAnsi="Nirmala UI" w:cs="Nirmala UI"/>
            <w:b/>
            <w:bCs/>
          </w:rPr>
          <w:t>দেখো</w:t>
        </w:r>
      </w:ins>
    </w:p>
    <w:p w14:paraId="23B49C2A" w14:textId="77777777" w:rsidR="004335C1" w:rsidRPr="004335C1" w:rsidRDefault="004335C1" w:rsidP="004335C1">
      <w:pPr>
        <w:rPr>
          <w:ins w:id="393" w:author="Tanvir Hasan Nahid" w:date="2026-03-01T12:39:00Z"/>
        </w:rPr>
      </w:pPr>
      <w:ins w:id="394" w:author="Tanvir Hasan Nahid" w:date="2026-03-01T12:39:00Z">
        <w:r w:rsidRPr="004335C1">
          <w:t>free -h</w:t>
        </w:r>
      </w:ins>
    </w:p>
    <w:p w14:paraId="62D7BD2A" w14:textId="77777777" w:rsidR="004335C1" w:rsidRPr="004335C1" w:rsidRDefault="004335C1" w:rsidP="004335C1">
      <w:pPr>
        <w:rPr>
          <w:ins w:id="395" w:author="Tanvir Hasan Nahid" w:date="2026-03-01T12:39:00Z"/>
        </w:rPr>
      </w:pPr>
      <w:ins w:id="396" w:author="Tanvir Hasan Nahid" w:date="2026-03-01T12:39:00Z">
        <w:r w:rsidRPr="004335C1">
          <w:rPr>
            <w:rFonts w:ascii="Nirmala UI" w:hAnsi="Nirmala UI" w:cs="Nirmala UI"/>
          </w:rPr>
          <w:t>ধরে</w:t>
        </w:r>
        <w:r w:rsidRPr="004335C1">
          <w:t xml:space="preserve"> </w:t>
        </w:r>
        <w:r w:rsidRPr="004335C1">
          <w:rPr>
            <w:rFonts w:ascii="Nirmala UI" w:hAnsi="Nirmala UI" w:cs="Nirmala UI"/>
          </w:rPr>
          <w:t>নিচ্ছি</w:t>
        </w:r>
        <w:r w:rsidRPr="004335C1">
          <w:t xml:space="preserve"> example:</w:t>
        </w:r>
      </w:ins>
    </w:p>
    <w:p w14:paraId="0980E028" w14:textId="77777777" w:rsidR="004335C1" w:rsidRPr="004335C1" w:rsidRDefault="004335C1" w:rsidP="004335C1">
      <w:pPr>
        <w:numPr>
          <w:ilvl w:val="0"/>
          <w:numId w:val="6"/>
        </w:numPr>
        <w:rPr>
          <w:ins w:id="397" w:author="Tanvir Hasan Nahid" w:date="2026-03-01T12:39:00Z"/>
        </w:rPr>
      </w:pPr>
      <w:ins w:id="398" w:author="Tanvir Hasan Nahid" w:date="2026-03-01T12:39:00Z">
        <w:r w:rsidRPr="004335C1">
          <w:rPr>
            <w:b/>
            <w:bCs/>
          </w:rPr>
          <w:t>2GB RAM</w:t>
        </w:r>
      </w:ins>
    </w:p>
    <w:p w14:paraId="30242796" w14:textId="77777777" w:rsidR="004335C1" w:rsidRPr="004335C1" w:rsidRDefault="004335C1" w:rsidP="004335C1">
      <w:pPr>
        <w:numPr>
          <w:ilvl w:val="0"/>
          <w:numId w:val="6"/>
        </w:numPr>
        <w:rPr>
          <w:ins w:id="399" w:author="Tanvir Hasan Nahid" w:date="2026-03-01T12:39:00Z"/>
        </w:rPr>
      </w:pPr>
      <w:ins w:id="400" w:author="Tanvir Hasan Nahid" w:date="2026-03-01T12:39:00Z">
        <w:r w:rsidRPr="004335C1">
          <w:rPr>
            <w:b/>
            <w:bCs/>
          </w:rPr>
          <w:t>4GB RAM</w:t>
        </w:r>
      </w:ins>
    </w:p>
    <w:p w14:paraId="760F8326" w14:textId="77777777" w:rsidR="004335C1" w:rsidRPr="004335C1" w:rsidRDefault="004335C1" w:rsidP="004335C1">
      <w:pPr>
        <w:numPr>
          <w:ilvl w:val="0"/>
          <w:numId w:val="6"/>
        </w:numPr>
        <w:rPr>
          <w:ins w:id="401" w:author="Tanvir Hasan Nahid" w:date="2026-03-01T12:39:00Z"/>
        </w:rPr>
      </w:pPr>
      <w:ins w:id="402" w:author="Tanvir Hasan Nahid" w:date="2026-03-01T12:39:00Z">
        <w:r w:rsidRPr="004335C1">
          <w:rPr>
            <w:b/>
            <w:bCs/>
          </w:rPr>
          <w:lastRenderedPageBreak/>
          <w:t>8GB RAM</w:t>
        </w:r>
      </w:ins>
    </w:p>
    <w:p w14:paraId="4C274AF4" w14:textId="77777777" w:rsidR="004335C1" w:rsidRPr="004335C1" w:rsidRDefault="004335C1" w:rsidP="004335C1">
      <w:pPr>
        <w:rPr>
          <w:ins w:id="403" w:author="Tanvir Hasan Nahid" w:date="2026-03-01T12:39:00Z"/>
        </w:rPr>
      </w:pPr>
      <w:ins w:id="404" w:author="Tanvir Hasan Nahid" w:date="2026-03-01T12:39:00Z">
        <w:r w:rsidRPr="004335C1">
          <w:pict w14:anchorId="79FCCA97">
            <v:rect id="_x0000_i1572" style="width:0;height:1.5pt" o:hralign="center" o:hrstd="t" o:hr="t" fillcolor="#a0a0a0" stroked="f"/>
          </w:pict>
        </w:r>
      </w:ins>
    </w:p>
    <w:p w14:paraId="1A73601D" w14:textId="77777777" w:rsidR="004335C1" w:rsidRPr="004335C1" w:rsidRDefault="004335C1" w:rsidP="004335C1">
      <w:pPr>
        <w:rPr>
          <w:ins w:id="405" w:author="Tanvir Hasan Nahid" w:date="2026-03-01T12:39:00Z"/>
          <w:b/>
          <w:bCs/>
        </w:rPr>
      </w:pPr>
      <w:ins w:id="406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🛠️</w:t>
        </w:r>
        <w:r w:rsidRPr="004335C1">
          <w:rPr>
            <w:b/>
            <w:bCs/>
          </w:rPr>
          <w:t xml:space="preserve"> MySQL Config File</w:t>
        </w:r>
      </w:ins>
    </w:p>
    <w:p w14:paraId="573AFA79" w14:textId="77777777" w:rsidR="004335C1" w:rsidRPr="004335C1" w:rsidRDefault="004335C1" w:rsidP="004335C1">
      <w:pPr>
        <w:rPr>
          <w:ins w:id="407" w:author="Tanvir Hasan Nahid" w:date="2026-03-01T12:39:00Z"/>
        </w:rPr>
      </w:pPr>
      <w:ins w:id="408" w:author="Tanvir Hasan Nahid" w:date="2026-03-01T12:39:00Z">
        <w:r w:rsidRPr="004335C1">
          <w:t>sudo nano /etc/mysql/mysql.conf.d/mysqld.cnf</w:t>
        </w:r>
      </w:ins>
    </w:p>
    <w:p w14:paraId="0CA7C7CE" w14:textId="77777777" w:rsidR="004335C1" w:rsidRPr="004335C1" w:rsidRDefault="004335C1" w:rsidP="004335C1">
      <w:pPr>
        <w:rPr>
          <w:ins w:id="409" w:author="Tanvir Hasan Nahid" w:date="2026-03-01T12:39:00Z"/>
        </w:rPr>
      </w:pPr>
      <w:ins w:id="410" w:author="Tanvir Hasan Nahid" w:date="2026-03-01T12:39:00Z">
        <w:r w:rsidRPr="004335C1">
          <w:pict w14:anchorId="71F4F0EC">
            <v:rect id="_x0000_i1573" style="width:0;height:1.5pt" o:hralign="center" o:hrstd="t" o:hr="t" fillcolor="#a0a0a0" stroked="f"/>
          </w:pict>
        </w:r>
      </w:ins>
    </w:p>
    <w:p w14:paraId="1BA8E721" w14:textId="77777777" w:rsidR="004335C1" w:rsidRPr="004335C1" w:rsidRDefault="004335C1" w:rsidP="004335C1">
      <w:pPr>
        <w:rPr>
          <w:ins w:id="411" w:author="Tanvir Hasan Nahid" w:date="2026-03-01T12:39:00Z"/>
          <w:b/>
          <w:bCs/>
        </w:rPr>
      </w:pPr>
      <w:ins w:id="412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✅</w:t>
        </w:r>
        <w:r w:rsidRPr="004335C1">
          <w:rPr>
            <w:b/>
            <w:bCs/>
          </w:rPr>
          <w:t xml:space="preserve"> 2GB RAM (Small VPS)</w:t>
        </w:r>
      </w:ins>
    </w:p>
    <w:p w14:paraId="39B7A6CB" w14:textId="77777777" w:rsidR="004335C1" w:rsidRPr="004335C1" w:rsidRDefault="004335C1" w:rsidP="004335C1">
      <w:pPr>
        <w:rPr>
          <w:ins w:id="413" w:author="Tanvir Hasan Nahid" w:date="2026-03-01T12:39:00Z"/>
        </w:rPr>
      </w:pPr>
      <w:ins w:id="414" w:author="Tanvir Hasan Nahid" w:date="2026-03-01T12:39:00Z">
        <w:r w:rsidRPr="004335C1">
          <w:t>innodb_buffer_pool_size = 1G</w:t>
        </w:r>
        <w:r w:rsidRPr="004335C1">
          <w:br/>
          <w:t>innodb_log_file_size = 256M</w:t>
        </w:r>
        <w:r w:rsidRPr="004335C1">
          <w:br/>
          <w:t>innodb_flush_log_at_trx_commit = 2</w:t>
        </w:r>
        <w:r w:rsidRPr="004335C1">
          <w:br/>
          <w:t>max_connections = 100</w:t>
        </w:r>
        <w:r w:rsidRPr="004335C1">
          <w:br/>
          <w:t>query_cache_type = 0</w:t>
        </w:r>
      </w:ins>
    </w:p>
    <w:p w14:paraId="5586905D" w14:textId="77777777" w:rsidR="004335C1" w:rsidRPr="004335C1" w:rsidRDefault="004335C1" w:rsidP="004335C1">
      <w:pPr>
        <w:rPr>
          <w:ins w:id="415" w:author="Tanvir Hasan Nahid" w:date="2026-03-01T12:39:00Z"/>
        </w:rPr>
      </w:pPr>
      <w:ins w:id="416" w:author="Tanvir Hasan Nahid" w:date="2026-03-01T12:39:00Z">
        <w:r w:rsidRPr="004335C1">
          <w:pict w14:anchorId="5CCB877E">
            <v:rect id="_x0000_i1574" style="width:0;height:1.5pt" o:hralign="center" o:hrstd="t" o:hr="t" fillcolor="#a0a0a0" stroked="f"/>
          </w:pict>
        </w:r>
      </w:ins>
    </w:p>
    <w:p w14:paraId="265D18BA" w14:textId="77777777" w:rsidR="004335C1" w:rsidRPr="004335C1" w:rsidRDefault="004335C1" w:rsidP="004335C1">
      <w:pPr>
        <w:rPr>
          <w:ins w:id="417" w:author="Tanvir Hasan Nahid" w:date="2026-03-01T12:39:00Z"/>
          <w:b/>
          <w:bCs/>
        </w:rPr>
      </w:pPr>
      <w:ins w:id="418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✅</w:t>
        </w:r>
        <w:r w:rsidRPr="004335C1">
          <w:rPr>
            <w:b/>
            <w:bCs/>
          </w:rPr>
          <w:t xml:space="preserve"> 4GB RAM (Most Common)</w:t>
        </w:r>
      </w:ins>
    </w:p>
    <w:p w14:paraId="5C8A6259" w14:textId="77777777" w:rsidR="004335C1" w:rsidRPr="004335C1" w:rsidRDefault="004335C1" w:rsidP="004335C1">
      <w:pPr>
        <w:rPr>
          <w:ins w:id="419" w:author="Tanvir Hasan Nahid" w:date="2026-03-01T12:39:00Z"/>
        </w:rPr>
      </w:pPr>
      <w:ins w:id="420" w:author="Tanvir Hasan Nahid" w:date="2026-03-01T12:39:00Z">
        <w:r w:rsidRPr="004335C1">
          <w:t>innodb_buffer_pool_size = 2G</w:t>
        </w:r>
        <w:r w:rsidRPr="004335C1">
          <w:br/>
          <w:t>innodb_log_file_size = 512M</w:t>
        </w:r>
        <w:r w:rsidRPr="004335C1">
          <w:br/>
          <w:t>innodb_flush_log_at_trx_commit = 2</w:t>
        </w:r>
        <w:r w:rsidRPr="004335C1">
          <w:br/>
          <w:t>max_connections = 200</w:t>
        </w:r>
        <w:r w:rsidRPr="004335C1">
          <w:br/>
          <w:t>tmp_table_size = 128M</w:t>
        </w:r>
        <w:r w:rsidRPr="004335C1">
          <w:br/>
          <w:t>max_heap_table_size = 128M</w:t>
        </w:r>
      </w:ins>
    </w:p>
    <w:p w14:paraId="43EBD4D0" w14:textId="77777777" w:rsidR="004335C1" w:rsidRPr="004335C1" w:rsidRDefault="004335C1" w:rsidP="004335C1">
      <w:pPr>
        <w:rPr>
          <w:ins w:id="421" w:author="Tanvir Hasan Nahid" w:date="2026-03-01T12:39:00Z"/>
        </w:rPr>
      </w:pPr>
      <w:ins w:id="422" w:author="Tanvir Hasan Nahid" w:date="2026-03-01T12:39:00Z">
        <w:r w:rsidRPr="004335C1">
          <w:pict w14:anchorId="0719CD0F">
            <v:rect id="_x0000_i1575" style="width:0;height:1.5pt" o:hralign="center" o:hrstd="t" o:hr="t" fillcolor="#a0a0a0" stroked="f"/>
          </w:pict>
        </w:r>
      </w:ins>
    </w:p>
    <w:p w14:paraId="494FF94B" w14:textId="77777777" w:rsidR="004335C1" w:rsidRPr="004335C1" w:rsidRDefault="004335C1" w:rsidP="004335C1">
      <w:pPr>
        <w:rPr>
          <w:ins w:id="423" w:author="Tanvir Hasan Nahid" w:date="2026-03-01T12:39:00Z"/>
          <w:b/>
          <w:bCs/>
        </w:rPr>
      </w:pPr>
      <w:ins w:id="424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✅</w:t>
        </w:r>
        <w:r w:rsidRPr="004335C1">
          <w:rPr>
            <w:b/>
            <w:bCs/>
          </w:rPr>
          <w:t xml:space="preserve"> 8GB RAM (Heavy Ecommerce)</w:t>
        </w:r>
      </w:ins>
    </w:p>
    <w:p w14:paraId="1C1B81E6" w14:textId="77777777" w:rsidR="004335C1" w:rsidRPr="004335C1" w:rsidRDefault="004335C1" w:rsidP="004335C1">
      <w:pPr>
        <w:rPr>
          <w:ins w:id="425" w:author="Tanvir Hasan Nahid" w:date="2026-03-01T12:39:00Z"/>
        </w:rPr>
      </w:pPr>
      <w:ins w:id="426" w:author="Tanvir Hasan Nahid" w:date="2026-03-01T12:39:00Z">
        <w:r w:rsidRPr="004335C1">
          <w:t>innodb_buffer_pool_size = 5G</w:t>
        </w:r>
        <w:r w:rsidRPr="004335C1">
          <w:br/>
          <w:t>innodb_log_file_size = 1G</w:t>
        </w:r>
        <w:r w:rsidRPr="004335C1">
          <w:br/>
          <w:t>max_connections = 300</w:t>
        </w:r>
        <w:r w:rsidRPr="004335C1">
          <w:br/>
          <w:t>innodb_io_capacity = 2000</w:t>
        </w:r>
      </w:ins>
    </w:p>
    <w:p w14:paraId="66530B40" w14:textId="77777777" w:rsidR="004335C1" w:rsidRPr="004335C1" w:rsidRDefault="004335C1" w:rsidP="004335C1">
      <w:pPr>
        <w:rPr>
          <w:ins w:id="427" w:author="Tanvir Hasan Nahid" w:date="2026-03-01T12:39:00Z"/>
        </w:rPr>
      </w:pPr>
      <w:ins w:id="428" w:author="Tanvir Hasan Nahid" w:date="2026-03-01T12:39:00Z">
        <w:r w:rsidRPr="004335C1">
          <w:t>Restart:</w:t>
        </w:r>
      </w:ins>
    </w:p>
    <w:p w14:paraId="1AE38705" w14:textId="77777777" w:rsidR="004335C1" w:rsidRPr="004335C1" w:rsidRDefault="004335C1" w:rsidP="004335C1">
      <w:pPr>
        <w:rPr>
          <w:ins w:id="429" w:author="Tanvir Hasan Nahid" w:date="2026-03-01T12:39:00Z"/>
        </w:rPr>
      </w:pPr>
      <w:ins w:id="430" w:author="Tanvir Hasan Nahid" w:date="2026-03-01T12:39:00Z">
        <w:r w:rsidRPr="004335C1">
          <w:t>sudo systemctl restart mysql</w:t>
        </w:r>
      </w:ins>
    </w:p>
    <w:p w14:paraId="25BF8C75" w14:textId="77777777" w:rsidR="004335C1" w:rsidRPr="004335C1" w:rsidRDefault="004335C1" w:rsidP="004335C1">
      <w:pPr>
        <w:rPr>
          <w:ins w:id="431" w:author="Tanvir Hasan Nahid" w:date="2026-03-01T12:39:00Z"/>
        </w:rPr>
      </w:pPr>
      <w:ins w:id="432" w:author="Tanvir Hasan Nahid" w:date="2026-03-01T12:39:00Z">
        <w:r w:rsidRPr="004335C1">
          <w:pict w14:anchorId="03DC7B97">
            <v:rect id="_x0000_i1576" style="width:0;height:1.5pt" o:hralign="center" o:hrstd="t" o:hr="t" fillcolor="#a0a0a0" stroked="f"/>
          </w:pict>
        </w:r>
      </w:ins>
    </w:p>
    <w:p w14:paraId="407C1C7A" w14:textId="77777777" w:rsidR="004335C1" w:rsidRPr="004335C1" w:rsidRDefault="004335C1" w:rsidP="004335C1">
      <w:pPr>
        <w:rPr>
          <w:ins w:id="433" w:author="Tanvir Hasan Nahid" w:date="2026-03-01T12:39:00Z"/>
          <w:b/>
          <w:bCs/>
        </w:rPr>
      </w:pPr>
      <w:ins w:id="434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✅</w:t>
        </w:r>
        <w:r w:rsidRPr="004335C1">
          <w:rPr>
            <w:b/>
            <w:bCs/>
          </w:rPr>
          <w:t xml:space="preserve"> Check Status</w:t>
        </w:r>
      </w:ins>
    </w:p>
    <w:p w14:paraId="745D4218" w14:textId="77777777" w:rsidR="004335C1" w:rsidRPr="004335C1" w:rsidRDefault="004335C1" w:rsidP="004335C1">
      <w:pPr>
        <w:rPr>
          <w:ins w:id="435" w:author="Tanvir Hasan Nahid" w:date="2026-03-01T12:39:00Z"/>
        </w:rPr>
      </w:pPr>
      <w:ins w:id="436" w:author="Tanvir Hasan Nahid" w:date="2026-03-01T12:39:00Z">
        <w:r w:rsidRPr="004335C1">
          <w:lastRenderedPageBreak/>
          <w:t>SHOW VARIABLES LIKE 'innodb_buffer_pool_size';</w:t>
        </w:r>
      </w:ins>
    </w:p>
    <w:p w14:paraId="38BD8163" w14:textId="77777777" w:rsidR="004335C1" w:rsidRPr="004335C1" w:rsidRDefault="004335C1" w:rsidP="004335C1">
      <w:pPr>
        <w:rPr>
          <w:ins w:id="437" w:author="Tanvir Hasan Nahid" w:date="2026-03-01T12:39:00Z"/>
        </w:rPr>
      </w:pPr>
      <w:ins w:id="438" w:author="Tanvir Hasan Nahid" w:date="2026-03-01T12:39:00Z">
        <w:r w:rsidRPr="004335C1">
          <w:pict w14:anchorId="3C7DF9BE">
            <v:rect id="_x0000_i1577" style="width:0;height:1.5pt" o:hralign="center" o:hrstd="t" o:hr="t" fillcolor="#a0a0a0" stroked="f"/>
          </w:pict>
        </w:r>
      </w:ins>
    </w:p>
    <w:p w14:paraId="591997BE" w14:textId="77777777" w:rsidR="004335C1" w:rsidRPr="004335C1" w:rsidRDefault="004335C1" w:rsidP="004335C1">
      <w:pPr>
        <w:rPr>
          <w:ins w:id="439" w:author="Tanvir Hasan Nahid" w:date="2026-03-01T12:39:00Z"/>
          <w:b/>
          <w:bCs/>
        </w:rPr>
      </w:pPr>
      <w:ins w:id="440" w:author="Tanvir Hasan Nahid" w:date="2026-03-01T12:39:00Z">
        <w:r w:rsidRPr="004335C1">
          <w:rPr>
            <w:b/>
            <w:bCs/>
          </w:rPr>
          <w:t>2️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Large Ecommerce DB Optimization </w:t>
        </w:r>
        <w:r w:rsidRPr="004335C1">
          <w:rPr>
            <w:rFonts w:ascii="Segoe UI Emoji" w:hAnsi="Segoe UI Emoji" w:cs="Segoe UI Emoji"/>
            <w:b/>
            <w:bCs/>
          </w:rPr>
          <w:t>🛒</w:t>
        </w:r>
      </w:ins>
    </w:p>
    <w:p w14:paraId="45DF39A0" w14:textId="77777777" w:rsidR="004335C1" w:rsidRPr="004335C1" w:rsidRDefault="004335C1" w:rsidP="004335C1">
      <w:pPr>
        <w:rPr>
          <w:ins w:id="441" w:author="Tanvir Hasan Nahid" w:date="2026-03-01T12:39:00Z"/>
        </w:rPr>
      </w:pPr>
      <w:ins w:id="442" w:author="Tanvir Hasan Nahid" w:date="2026-03-01T12:39:00Z">
        <w:r w:rsidRPr="004335C1">
          <w:t>50k+ products</w:t>
        </w:r>
        <w:r w:rsidRPr="004335C1">
          <w:br/>
          <w:t>100k+ orders</w:t>
        </w:r>
        <w:r w:rsidRPr="004335C1">
          <w:br/>
          <w:t>Millions of rows</w:t>
        </w:r>
      </w:ins>
    </w:p>
    <w:p w14:paraId="1FB294A8" w14:textId="77777777" w:rsidR="004335C1" w:rsidRPr="004335C1" w:rsidRDefault="004335C1" w:rsidP="004335C1">
      <w:pPr>
        <w:rPr>
          <w:ins w:id="443" w:author="Tanvir Hasan Nahid" w:date="2026-03-01T12:39:00Z"/>
        </w:rPr>
      </w:pPr>
      <w:ins w:id="444" w:author="Tanvir Hasan Nahid" w:date="2026-03-01T12:39:00Z">
        <w:r w:rsidRPr="004335C1">
          <w:pict w14:anchorId="47E2B61B">
            <v:rect id="_x0000_i1578" style="width:0;height:1.5pt" o:hralign="center" o:hrstd="t" o:hr="t" fillcolor="#a0a0a0" stroked="f"/>
          </w:pict>
        </w:r>
      </w:ins>
    </w:p>
    <w:p w14:paraId="20FDA93B" w14:textId="77777777" w:rsidR="004335C1" w:rsidRPr="004335C1" w:rsidRDefault="004335C1" w:rsidP="004335C1">
      <w:pPr>
        <w:rPr>
          <w:ins w:id="445" w:author="Tanvir Hasan Nahid" w:date="2026-03-01T12:39:00Z"/>
          <w:b/>
          <w:bCs/>
        </w:rPr>
      </w:pPr>
      <w:ins w:id="446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🧱</w:t>
        </w:r>
        <w:r w:rsidRPr="004335C1">
          <w:rPr>
            <w:b/>
            <w:bCs/>
          </w:rPr>
          <w:t xml:space="preserve"> A. Proper Indexing (MOST IMPORTANT)</w:t>
        </w:r>
      </w:ins>
    </w:p>
    <w:p w14:paraId="3E51F8C0" w14:textId="77777777" w:rsidR="004335C1" w:rsidRPr="004335C1" w:rsidRDefault="004335C1" w:rsidP="004335C1">
      <w:pPr>
        <w:rPr>
          <w:ins w:id="447" w:author="Tanvir Hasan Nahid" w:date="2026-03-01T12:39:00Z"/>
        </w:rPr>
      </w:pPr>
      <w:ins w:id="448" w:author="Tanvir Hasan Nahid" w:date="2026-03-01T12:39:00Z">
        <w:r w:rsidRPr="004335C1">
          <w:rPr>
            <w:rFonts w:ascii="Segoe UI Emoji" w:hAnsi="Segoe UI Emoji" w:cs="Segoe UI Emoji"/>
          </w:rPr>
          <w:t>❌</w:t>
        </w:r>
        <w:r w:rsidRPr="004335C1">
          <w:t xml:space="preserve"> Slow:</w:t>
        </w:r>
      </w:ins>
    </w:p>
    <w:p w14:paraId="69C0C00E" w14:textId="77777777" w:rsidR="004335C1" w:rsidRPr="004335C1" w:rsidRDefault="004335C1" w:rsidP="004335C1">
      <w:pPr>
        <w:rPr>
          <w:ins w:id="449" w:author="Tanvir Hasan Nahid" w:date="2026-03-01T12:39:00Z"/>
        </w:rPr>
      </w:pPr>
      <w:ins w:id="450" w:author="Tanvir Hasan Nahid" w:date="2026-03-01T12:39:00Z">
        <w:r w:rsidRPr="004335C1">
          <w:t>SELECT * FROM orders WHERE user_id = 55;</w:t>
        </w:r>
      </w:ins>
    </w:p>
    <w:p w14:paraId="2294BEEA" w14:textId="77777777" w:rsidR="004335C1" w:rsidRPr="004335C1" w:rsidRDefault="004335C1" w:rsidP="004335C1">
      <w:pPr>
        <w:rPr>
          <w:ins w:id="451" w:author="Tanvir Hasan Nahid" w:date="2026-03-01T12:39:00Z"/>
        </w:rPr>
      </w:pPr>
      <w:ins w:id="452" w:author="Tanvir Hasan Nahid" w:date="2026-03-01T12:39:00Z">
        <w:r w:rsidRPr="004335C1">
          <w:rPr>
            <w:rFonts w:ascii="Segoe UI Emoji" w:hAnsi="Segoe UI Emoji" w:cs="Segoe UI Emoji"/>
          </w:rPr>
          <w:t>✅</w:t>
        </w:r>
        <w:r w:rsidRPr="004335C1">
          <w:t xml:space="preserve"> Fast:</w:t>
        </w:r>
      </w:ins>
    </w:p>
    <w:p w14:paraId="3F6CEB14" w14:textId="77777777" w:rsidR="004335C1" w:rsidRPr="004335C1" w:rsidRDefault="004335C1" w:rsidP="004335C1">
      <w:pPr>
        <w:rPr>
          <w:ins w:id="453" w:author="Tanvir Hasan Nahid" w:date="2026-03-01T12:39:00Z"/>
        </w:rPr>
      </w:pPr>
      <w:ins w:id="454" w:author="Tanvir Hasan Nahid" w:date="2026-03-01T12:39:00Z">
        <w:r w:rsidRPr="004335C1">
          <w:t>CREATE INDEX idx_orders_user ON orders(user_id);</w:t>
        </w:r>
      </w:ins>
    </w:p>
    <w:p w14:paraId="50833076" w14:textId="77777777" w:rsidR="004335C1" w:rsidRPr="004335C1" w:rsidRDefault="004335C1" w:rsidP="004335C1">
      <w:pPr>
        <w:rPr>
          <w:ins w:id="455" w:author="Tanvir Hasan Nahid" w:date="2026-03-01T12:39:00Z"/>
          <w:b/>
          <w:bCs/>
        </w:rPr>
      </w:pPr>
      <w:ins w:id="456" w:author="Tanvir Hasan Nahid" w:date="2026-03-01T12:39:00Z">
        <w:r w:rsidRPr="004335C1">
          <w:rPr>
            <w:b/>
            <w:bCs/>
          </w:rPr>
          <w:t>Ecommerce MUST indexes</w:t>
        </w:r>
      </w:ins>
    </w:p>
    <w:p w14:paraId="53E702AC" w14:textId="77777777" w:rsidR="004335C1" w:rsidRPr="004335C1" w:rsidRDefault="004335C1" w:rsidP="004335C1">
      <w:pPr>
        <w:rPr>
          <w:ins w:id="457" w:author="Tanvir Hasan Nahid" w:date="2026-03-01T12:39:00Z"/>
        </w:rPr>
      </w:pPr>
      <w:ins w:id="458" w:author="Tanvir Hasan Nahid" w:date="2026-03-01T12:39:00Z">
        <w:r w:rsidRPr="004335C1">
          <w:t>CREATE INDEX idx_products_slug ON products(slug);</w:t>
        </w:r>
        <w:r w:rsidRPr="004335C1">
          <w:br/>
          <w:t>CREATE INDEX idx_orders_status ON orders(status);</w:t>
        </w:r>
        <w:r w:rsidRPr="004335C1">
          <w:br/>
          <w:t>CREATE INDEX idx_orders_created ON orders(created_at);</w:t>
        </w:r>
        <w:r w:rsidRPr="004335C1">
          <w:br/>
          <w:t>CREATE INDEX idx_order_items_order ON order_items(order_id);</w:t>
        </w:r>
      </w:ins>
    </w:p>
    <w:p w14:paraId="605E5839" w14:textId="77777777" w:rsidR="004335C1" w:rsidRPr="004335C1" w:rsidRDefault="004335C1" w:rsidP="004335C1">
      <w:pPr>
        <w:rPr>
          <w:ins w:id="459" w:author="Tanvir Hasan Nahid" w:date="2026-03-01T12:39:00Z"/>
        </w:rPr>
      </w:pPr>
      <w:ins w:id="460" w:author="Tanvir Hasan Nahid" w:date="2026-03-01T12:39:00Z">
        <w:r w:rsidRPr="004335C1">
          <w:pict w14:anchorId="5F70F99B">
            <v:rect id="_x0000_i1579" style="width:0;height:1.5pt" o:hralign="center" o:hrstd="t" o:hr="t" fillcolor="#a0a0a0" stroked="f"/>
          </w:pict>
        </w:r>
      </w:ins>
    </w:p>
    <w:p w14:paraId="1E6B7773" w14:textId="77777777" w:rsidR="004335C1" w:rsidRPr="004335C1" w:rsidRDefault="004335C1" w:rsidP="004335C1">
      <w:pPr>
        <w:rPr>
          <w:ins w:id="461" w:author="Tanvir Hasan Nahid" w:date="2026-03-01T12:39:00Z"/>
          <w:b/>
          <w:bCs/>
        </w:rPr>
      </w:pPr>
      <w:ins w:id="462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📦</w:t>
        </w:r>
        <w:r w:rsidRPr="004335C1">
          <w:rPr>
            <w:b/>
            <w:bCs/>
          </w:rPr>
          <w:t xml:space="preserve"> B. Avoid SELECT *</w:t>
        </w:r>
      </w:ins>
    </w:p>
    <w:p w14:paraId="1BD22A1B" w14:textId="77777777" w:rsidR="004335C1" w:rsidRPr="004335C1" w:rsidRDefault="004335C1" w:rsidP="004335C1">
      <w:pPr>
        <w:rPr>
          <w:ins w:id="463" w:author="Tanvir Hasan Nahid" w:date="2026-03-01T12:39:00Z"/>
        </w:rPr>
      </w:pPr>
      <w:ins w:id="464" w:author="Tanvir Hasan Nahid" w:date="2026-03-01T12:39:00Z">
        <w:r w:rsidRPr="004335C1">
          <w:rPr>
            <w:rFonts w:ascii="Segoe UI Emoji" w:hAnsi="Segoe UI Emoji" w:cs="Segoe UI Emoji"/>
          </w:rPr>
          <w:t>❌</w:t>
        </w:r>
      </w:ins>
    </w:p>
    <w:p w14:paraId="68A6118B" w14:textId="77777777" w:rsidR="004335C1" w:rsidRPr="004335C1" w:rsidRDefault="004335C1" w:rsidP="004335C1">
      <w:pPr>
        <w:rPr>
          <w:ins w:id="465" w:author="Tanvir Hasan Nahid" w:date="2026-03-01T12:39:00Z"/>
        </w:rPr>
      </w:pPr>
      <w:ins w:id="466" w:author="Tanvir Hasan Nahid" w:date="2026-03-01T12:39:00Z">
        <w:r w:rsidRPr="004335C1">
          <w:t>SELECT * FROM products;</w:t>
        </w:r>
      </w:ins>
    </w:p>
    <w:p w14:paraId="45FBE321" w14:textId="77777777" w:rsidR="004335C1" w:rsidRPr="004335C1" w:rsidRDefault="004335C1" w:rsidP="004335C1">
      <w:pPr>
        <w:rPr>
          <w:ins w:id="467" w:author="Tanvir Hasan Nahid" w:date="2026-03-01T12:39:00Z"/>
        </w:rPr>
      </w:pPr>
      <w:ins w:id="468" w:author="Tanvir Hasan Nahid" w:date="2026-03-01T12:39:00Z">
        <w:r w:rsidRPr="004335C1">
          <w:rPr>
            <w:rFonts w:ascii="Segoe UI Emoji" w:hAnsi="Segoe UI Emoji" w:cs="Segoe UI Emoji"/>
          </w:rPr>
          <w:t>✅</w:t>
        </w:r>
      </w:ins>
    </w:p>
    <w:p w14:paraId="6B453676" w14:textId="77777777" w:rsidR="004335C1" w:rsidRPr="004335C1" w:rsidRDefault="004335C1" w:rsidP="004335C1">
      <w:pPr>
        <w:rPr>
          <w:ins w:id="469" w:author="Tanvir Hasan Nahid" w:date="2026-03-01T12:39:00Z"/>
        </w:rPr>
      </w:pPr>
      <w:ins w:id="470" w:author="Tanvir Hasan Nahid" w:date="2026-03-01T12:39:00Z">
        <w:r w:rsidRPr="004335C1">
          <w:t>SELECT id, name, price FROM products;</w:t>
        </w:r>
      </w:ins>
    </w:p>
    <w:p w14:paraId="59474606" w14:textId="77777777" w:rsidR="004335C1" w:rsidRPr="004335C1" w:rsidRDefault="004335C1" w:rsidP="004335C1">
      <w:pPr>
        <w:rPr>
          <w:ins w:id="471" w:author="Tanvir Hasan Nahid" w:date="2026-03-01T12:39:00Z"/>
        </w:rPr>
      </w:pPr>
      <w:ins w:id="472" w:author="Tanvir Hasan Nahid" w:date="2026-03-01T12:39:00Z">
        <w:r w:rsidRPr="004335C1">
          <w:pict w14:anchorId="0C249A4F">
            <v:rect id="_x0000_i1580" style="width:0;height:1.5pt" o:hralign="center" o:hrstd="t" o:hr="t" fillcolor="#a0a0a0" stroked="f"/>
          </w:pict>
        </w:r>
      </w:ins>
    </w:p>
    <w:p w14:paraId="1E564972" w14:textId="77777777" w:rsidR="004335C1" w:rsidRPr="004335C1" w:rsidRDefault="004335C1" w:rsidP="004335C1">
      <w:pPr>
        <w:rPr>
          <w:ins w:id="473" w:author="Tanvir Hasan Nahid" w:date="2026-03-01T12:39:00Z"/>
          <w:b/>
          <w:bCs/>
        </w:rPr>
      </w:pPr>
      <w:ins w:id="474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🧮</w:t>
        </w:r>
        <w:r w:rsidRPr="004335C1">
          <w:rPr>
            <w:b/>
            <w:bCs/>
          </w:rPr>
          <w:t xml:space="preserve"> C. Pagination (Never load all)</w:t>
        </w:r>
      </w:ins>
    </w:p>
    <w:p w14:paraId="6F4C5827" w14:textId="77777777" w:rsidR="004335C1" w:rsidRPr="004335C1" w:rsidRDefault="004335C1" w:rsidP="004335C1">
      <w:pPr>
        <w:rPr>
          <w:ins w:id="475" w:author="Tanvir Hasan Nahid" w:date="2026-03-01T12:39:00Z"/>
        </w:rPr>
      </w:pPr>
      <w:ins w:id="476" w:author="Tanvir Hasan Nahid" w:date="2026-03-01T12:39:00Z">
        <w:r w:rsidRPr="004335C1">
          <w:t>Laravel:</w:t>
        </w:r>
      </w:ins>
    </w:p>
    <w:p w14:paraId="5EDEC3C8" w14:textId="77777777" w:rsidR="004335C1" w:rsidRPr="004335C1" w:rsidRDefault="004335C1" w:rsidP="004335C1">
      <w:pPr>
        <w:rPr>
          <w:ins w:id="477" w:author="Tanvir Hasan Nahid" w:date="2026-03-01T12:39:00Z"/>
        </w:rPr>
      </w:pPr>
      <w:proofErr w:type="gramStart"/>
      <w:ins w:id="478" w:author="Tanvir Hasan Nahid" w:date="2026-03-01T12:39:00Z">
        <w:r w:rsidRPr="004335C1">
          <w:t>Product::paginate(</w:t>
        </w:r>
        <w:proofErr w:type="gramEnd"/>
        <w:r w:rsidRPr="004335C1">
          <w:t>20);</w:t>
        </w:r>
      </w:ins>
    </w:p>
    <w:p w14:paraId="2309B3FD" w14:textId="77777777" w:rsidR="004335C1" w:rsidRPr="004335C1" w:rsidRDefault="004335C1" w:rsidP="004335C1">
      <w:pPr>
        <w:rPr>
          <w:ins w:id="479" w:author="Tanvir Hasan Nahid" w:date="2026-03-01T12:39:00Z"/>
        </w:rPr>
      </w:pPr>
      <w:ins w:id="480" w:author="Tanvir Hasan Nahid" w:date="2026-03-01T12:39:00Z">
        <w:r w:rsidRPr="004335C1">
          <w:rPr>
            <w:rFonts w:ascii="Segoe UI Emoji" w:hAnsi="Segoe UI Emoji" w:cs="Segoe UI Emoji"/>
          </w:rPr>
          <w:lastRenderedPageBreak/>
          <w:t>❌</w:t>
        </w:r>
        <w:r w:rsidRPr="004335C1">
          <w:t xml:space="preserve"> </w:t>
        </w:r>
        <w:proofErr w:type="gramStart"/>
        <w:r w:rsidRPr="004335C1">
          <w:t>get(</w:t>
        </w:r>
        <w:proofErr w:type="gramEnd"/>
        <w:r w:rsidRPr="004335C1">
          <w:t>) on large table</w:t>
        </w:r>
      </w:ins>
    </w:p>
    <w:p w14:paraId="464AACB4" w14:textId="77777777" w:rsidR="004335C1" w:rsidRPr="004335C1" w:rsidRDefault="004335C1" w:rsidP="004335C1">
      <w:pPr>
        <w:rPr>
          <w:ins w:id="481" w:author="Tanvir Hasan Nahid" w:date="2026-03-01T12:39:00Z"/>
        </w:rPr>
      </w:pPr>
      <w:ins w:id="482" w:author="Tanvir Hasan Nahid" w:date="2026-03-01T12:39:00Z">
        <w:r w:rsidRPr="004335C1">
          <w:pict w14:anchorId="73408ADC">
            <v:rect id="_x0000_i1581" style="width:0;height:1.5pt" o:hralign="center" o:hrstd="t" o:hr="t" fillcolor="#a0a0a0" stroked="f"/>
          </w:pict>
        </w:r>
      </w:ins>
    </w:p>
    <w:p w14:paraId="39D04D48" w14:textId="77777777" w:rsidR="004335C1" w:rsidRPr="004335C1" w:rsidRDefault="004335C1" w:rsidP="004335C1">
      <w:pPr>
        <w:rPr>
          <w:ins w:id="483" w:author="Tanvir Hasan Nahid" w:date="2026-03-01T12:39:00Z"/>
          <w:b/>
          <w:bCs/>
        </w:rPr>
      </w:pPr>
      <w:ins w:id="484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🗂️</w:t>
        </w:r>
        <w:r w:rsidRPr="004335C1">
          <w:rPr>
            <w:b/>
            <w:bCs/>
          </w:rPr>
          <w:t xml:space="preserve"> D. Archive Old Data</w:t>
        </w:r>
      </w:ins>
    </w:p>
    <w:p w14:paraId="07319F79" w14:textId="77777777" w:rsidR="004335C1" w:rsidRPr="004335C1" w:rsidRDefault="004335C1" w:rsidP="004335C1">
      <w:pPr>
        <w:rPr>
          <w:ins w:id="485" w:author="Tanvir Hasan Nahid" w:date="2026-03-01T12:39:00Z"/>
        </w:rPr>
      </w:pPr>
      <w:ins w:id="486" w:author="Tanvir Hasan Nahid" w:date="2026-03-01T12:39:00Z">
        <w:r w:rsidRPr="004335C1">
          <w:t>Orders &gt; 1 year:</w:t>
        </w:r>
      </w:ins>
    </w:p>
    <w:p w14:paraId="15BF900B" w14:textId="77777777" w:rsidR="004335C1" w:rsidRPr="004335C1" w:rsidRDefault="004335C1" w:rsidP="004335C1">
      <w:pPr>
        <w:rPr>
          <w:ins w:id="487" w:author="Tanvir Hasan Nahid" w:date="2026-03-01T12:39:00Z"/>
        </w:rPr>
      </w:pPr>
      <w:ins w:id="488" w:author="Tanvir Hasan Nahid" w:date="2026-03-01T12:39:00Z">
        <w:r w:rsidRPr="004335C1">
          <w:t>CREATE TABLE orders_archive LIKE orders;</w:t>
        </w:r>
        <w:r w:rsidRPr="004335C1">
          <w:br/>
          <w:t>INSERT INTO orders_archive SELECT * FROM orders WHERE created_at &lt; '2024-01-01';</w:t>
        </w:r>
        <w:r w:rsidRPr="004335C1">
          <w:br/>
          <w:t>DELETE FROM orders WHERE created_at &lt; '2024-01-01';</w:t>
        </w:r>
      </w:ins>
    </w:p>
    <w:p w14:paraId="7105BA7A" w14:textId="77777777" w:rsidR="004335C1" w:rsidRPr="004335C1" w:rsidRDefault="004335C1" w:rsidP="004335C1">
      <w:pPr>
        <w:rPr>
          <w:ins w:id="489" w:author="Tanvir Hasan Nahid" w:date="2026-03-01T12:39:00Z"/>
        </w:rPr>
      </w:pPr>
      <w:ins w:id="490" w:author="Tanvir Hasan Nahid" w:date="2026-03-01T12:39:00Z">
        <w:r w:rsidRPr="004335C1">
          <w:pict w14:anchorId="0E1C02AD">
            <v:rect id="_x0000_i1582" style="width:0;height:1.5pt" o:hralign="center" o:hrstd="t" o:hr="t" fillcolor="#a0a0a0" stroked="f"/>
          </w:pict>
        </w:r>
      </w:ins>
    </w:p>
    <w:p w14:paraId="03CFDB47" w14:textId="77777777" w:rsidR="004335C1" w:rsidRPr="004335C1" w:rsidRDefault="004335C1" w:rsidP="004335C1">
      <w:pPr>
        <w:rPr>
          <w:ins w:id="491" w:author="Tanvir Hasan Nahid" w:date="2026-03-01T12:39:00Z"/>
          <w:b/>
          <w:bCs/>
        </w:rPr>
      </w:pPr>
      <w:ins w:id="492" w:author="Tanvir Hasan Nahid" w:date="2026-03-01T12:39:00Z">
        <w:r w:rsidRPr="004335C1">
          <w:rPr>
            <w:b/>
            <w:bCs/>
          </w:rPr>
          <w:t>3️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Read / Write Separation (Scaling Ready) </w:t>
        </w:r>
        <w:r w:rsidRPr="004335C1">
          <w:rPr>
            <w:rFonts w:ascii="Segoe UI Emoji" w:hAnsi="Segoe UI Emoji" w:cs="Segoe UI Emoji"/>
            <w:b/>
            <w:bCs/>
          </w:rPr>
          <w:t>⚖️</w:t>
        </w:r>
      </w:ins>
    </w:p>
    <w:p w14:paraId="581BD722" w14:textId="77777777" w:rsidR="004335C1" w:rsidRPr="004335C1" w:rsidRDefault="004335C1" w:rsidP="004335C1">
      <w:pPr>
        <w:rPr>
          <w:ins w:id="493" w:author="Tanvir Hasan Nahid" w:date="2026-03-01T12:39:00Z"/>
        </w:rPr>
      </w:pPr>
      <w:ins w:id="494" w:author="Tanvir Hasan Nahid" w:date="2026-03-01T12:39:00Z">
        <w:r w:rsidRPr="004335C1">
          <w:t>Write → Primary DB</w:t>
        </w:r>
        <w:r w:rsidRPr="004335C1">
          <w:br/>
          <w:t>Read → Replica DB</w:t>
        </w:r>
      </w:ins>
    </w:p>
    <w:p w14:paraId="3F1910DD" w14:textId="77777777" w:rsidR="004335C1" w:rsidRPr="004335C1" w:rsidRDefault="004335C1" w:rsidP="004335C1">
      <w:pPr>
        <w:rPr>
          <w:ins w:id="495" w:author="Tanvir Hasan Nahid" w:date="2026-03-01T12:39:00Z"/>
        </w:rPr>
      </w:pPr>
      <w:ins w:id="496" w:author="Tanvir Hasan Nahid" w:date="2026-03-01T12:39:00Z">
        <w:r w:rsidRPr="004335C1">
          <w:pict w14:anchorId="639F57ED">
            <v:rect id="_x0000_i1583" style="width:0;height:1.5pt" o:hralign="center" o:hrstd="t" o:hr="t" fillcolor="#a0a0a0" stroked="f"/>
          </w:pict>
        </w:r>
      </w:ins>
    </w:p>
    <w:p w14:paraId="3FA8BC23" w14:textId="77777777" w:rsidR="004335C1" w:rsidRPr="004335C1" w:rsidRDefault="004335C1" w:rsidP="004335C1">
      <w:pPr>
        <w:rPr>
          <w:ins w:id="497" w:author="Tanvir Hasan Nahid" w:date="2026-03-01T12:39:00Z"/>
          <w:b/>
          <w:bCs/>
        </w:rPr>
      </w:pPr>
      <w:ins w:id="498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🧠</w:t>
        </w:r>
        <w:r w:rsidRPr="004335C1">
          <w:rPr>
            <w:b/>
            <w:bCs/>
          </w:rPr>
          <w:t xml:space="preserve"> Concept</w:t>
        </w:r>
      </w:ins>
    </w:p>
    <w:p w14:paraId="474659FD" w14:textId="77777777" w:rsidR="004335C1" w:rsidRPr="004335C1" w:rsidRDefault="004335C1" w:rsidP="004335C1">
      <w:pPr>
        <w:rPr>
          <w:ins w:id="499" w:author="Tanvir Hasan Nahid" w:date="2026-03-01T12:39:00Z"/>
        </w:rPr>
      </w:pPr>
      <w:ins w:id="500" w:author="Tanvir Hasan Nahid" w:date="2026-03-01T12:39:00Z">
        <w:r w:rsidRPr="004335C1">
          <w:t>Laravel</w:t>
        </w:r>
        <w:r w:rsidRPr="004335C1">
          <w:br/>
          <w:t xml:space="preserve"> </w:t>
        </w:r>
        <w:r w:rsidRPr="004335C1">
          <w:rPr>
            <w:rFonts w:ascii="MS Gothic" w:eastAsia="MS Gothic" w:hAnsi="MS Gothic" w:cs="MS Gothic" w:hint="eastAsia"/>
          </w:rPr>
          <w:t>├</w:t>
        </w:r>
        <w:r w:rsidRPr="004335C1">
          <w:rPr>
            <w:rFonts w:ascii="Calibri" w:hAnsi="Calibri" w:cs="Calibri"/>
          </w:rPr>
          <w:t>──</w:t>
        </w:r>
        <w:r w:rsidRPr="004335C1">
          <w:t xml:space="preserve"> WRITE </w:t>
        </w:r>
        <w:r w:rsidRPr="004335C1">
          <w:rPr>
            <w:rFonts w:ascii="Calibri" w:hAnsi="Calibri" w:cs="Calibri"/>
          </w:rPr>
          <w:t>→</w:t>
        </w:r>
        <w:r w:rsidRPr="004335C1">
          <w:t xml:space="preserve"> MySQL MASTER</w:t>
        </w:r>
        <w:r w:rsidRPr="004335C1">
          <w:br/>
          <w:t xml:space="preserve"> </w:t>
        </w:r>
        <w:r w:rsidRPr="004335C1">
          <w:rPr>
            <w:rFonts w:ascii="Calibri" w:hAnsi="Calibri" w:cs="Calibri"/>
          </w:rPr>
          <w:t>└──</w:t>
        </w:r>
        <w:r w:rsidRPr="004335C1">
          <w:t xml:space="preserve"> </w:t>
        </w:r>
        <w:proofErr w:type="gramStart"/>
        <w:r w:rsidRPr="004335C1">
          <w:t xml:space="preserve">READ  </w:t>
        </w:r>
        <w:r w:rsidRPr="004335C1">
          <w:rPr>
            <w:rFonts w:ascii="Calibri" w:hAnsi="Calibri" w:cs="Calibri"/>
          </w:rPr>
          <w:t>→</w:t>
        </w:r>
        <w:proofErr w:type="gramEnd"/>
        <w:r w:rsidRPr="004335C1">
          <w:t xml:space="preserve"> MySQL SLAVE</w:t>
        </w:r>
      </w:ins>
    </w:p>
    <w:p w14:paraId="70F71F7D" w14:textId="77777777" w:rsidR="004335C1" w:rsidRPr="004335C1" w:rsidRDefault="004335C1" w:rsidP="004335C1">
      <w:pPr>
        <w:rPr>
          <w:ins w:id="501" w:author="Tanvir Hasan Nahid" w:date="2026-03-01T12:39:00Z"/>
        </w:rPr>
      </w:pPr>
      <w:ins w:id="502" w:author="Tanvir Hasan Nahid" w:date="2026-03-01T12:39:00Z">
        <w:r w:rsidRPr="004335C1">
          <w:pict w14:anchorId="72FCF7F6">
            <v:rect id="_x0000_i1584" style="width:0;height:1.5pt" o:hralign="center" o:hrstd="t" o:hr="t" fillcolor="#a0a0a0" stroked="f"/>
          </w:pict>
        </w:r>
      </w:ins>
    </w:p>
    <w:p w14:paraId="538003C8" w14:textId="77777777" w:rsidR="004335C1" w:rsidRPr="004335C1" w:rsidRDefault="004335C1" w:rsidP="004335C1">
      <w:pPr>
        <w:rPr>
          <w:ins w:id="503" w:author="Tanvir Hasan Nahid" w:date="2026-03-01T12:39:00Z"/>
          <w:b/>
          <w:bCs/>
        </w:rPr>
      </w:pPr>
      <w:ins w:id="504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🔧</w:t>
        </w:r>
        <w:r w:rsidRPr="004335C1">
          <w:rPr>
            <w:b/>
            <w:bCs/>
          </w:rPr>
          <w:t xml:space="preserve"> </w:t>
        </w:r>
        <w:proofErr w:type="gramStart"/>
        <w:r w:rsidRPr="004335C1">
          <w:rPr>
            <w:b/>
            <w:bCs/>
          </w:rPr>
          <w:t>Laravel .env</w:t>
        </w:r>
        <w:proofErr w:type="gramEnd"/>
      </w:ins>
    </w:p>
    <w:p w14:paraId="711DF5C8" w14:textId="77777777" w:rsidR="004335C1" w:rsidRPr="004335C1" w:rsidRDefault="004335C1" w:rsidP="004335C1">
      <w:pPr>
        <w:rPr>
          <w:ins w:id="505" w:author="Tanvir Hasan Nahid" w:date="2026-03-01T12:39:00Z"/>
        </w:rPr>
      </w:pPr>
      <w:ins w:id="506" w:author="Tanvir Hasan Nahid" w:date="2026-03-01T12:39:00Z">
        <w:r w:rsidRPr="004335C1">
          <w:t>DB_CONNECTION=mysql</w:t>
        </w:r>
        <w:r w:rsidRPr="004335C1">
          <w:br/>
          <w:t>DB_HOST=10.0.0.1     # master</w:t>
        </w:r>
        <w:r w:rsidRPr="004335C1">
          <w:br/>
          <w:t>DB_READ_HOST=10.0.0.2 # replica</w:t>
        </w:r>
      </w:ins>
    </w:p>
    <w:p w14:paraId="256AE99A" w14:textId="77777777" w:rsidR="004335C1" w:rsidRPr="004335C1" w:rsidRDefault="004335C1" w:rsidP="004335C1">
      <w:pPr>
        <w:rPr>
          <w:ins w:id="507" w:author="Tanvir Hasan Nahid" w:date="2026-03-01T12:39:00Z"/>
        </w:rPr>
      </w:pPr>
      <w:ins w:id="508" w:author="Tanvir Hasan Nahid" w:date="2026-03-01T12:39:00Z">
        <w:r w:rsidRPr="004335C1">
          <w:pict w14:anchorId="6DC1828A">
            <v:rect id="_x0000_i1585" style="width:0;height:1.5pt" o:hralign="center" o:hrstd="t" o:hr="t" fillcolor="#a0a0a0" stroked="f"/>
          </w:pict>
        </w:r>
      </w:ins>
    </w:p>
    <w:p w14:paraId="11907ACF" w14:textId="77777777" w:rsidR="004335C1" w:rsidRPr="004335C1" w:rsidRDefault="004335C1" w:rsidP="004335C1">
      <w:pPr>
        <w:rPr>
          <w:ins w:id="509" w:author="Tanvir Hasan Nahid" w:date="2026-03-01T12:39:00Z"/>
          <w:b/>
          <w:bCs/>
        </w:rPr>
      </w:pPr>
      <w:ins w:id="510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📄</w:t>
        </w:r>
        <w:r w:rsidRPr="004335C1">
          <w:rPr>
            <w:b/>
            <w:bCs/>
          </w:rPr>
          <w:t xml:space="preserve"> config/database.php</w:t>
        </w:r>
      </w:ins>
    </w:p>
    <w:p w14:paraId="6EC42413" w14:textId="77777777" w:rsidR="004335C1" w:rsidRPr="004335C1" w:rsidRDefault="004335C1" w:rsidP="004335C1">
      <w:pPr>
        <w:rPr>
          <w:ins w:id="511" w:author="Tanvir Hasan Nahid" w:date="2026-03-01T12:39:00Z"/>
        </w:rPr>
      </w:pPr>
      <w:ins w:id="512" w:author="Tanvir Hasan Nahid" w:date="2026-03-01T12:39:00Z">
        <w:r w:rsidRPr="004335C1">
          <w:t>'mysql' =&gt; [</w:t>
        </w:r>
        <w:r w:rsidRPr="004335C1">
          <w:br/>
          <w:t xml:space="preserve">    'read' =&gt; [</w:t>
        </w:r>
        <w:r w:rsidRPr="004335C1">
          <w:br/>
          <w:t xml:space="preserve">        'host' =&gt; [env('DB_READ_HOST')],</w:t>
        </w:r>
        <w:r w:rsidRPr="004335C1">
          <w:br/>
          <w:t xml:space="preserve">    ],</w:t>
        </w:r>
        <w:r w:rsidRPr="004335C1">
          <w:br/>
          <w:t xml:space="preserve">    'write' =&gt; [</w:t>
        </w:r>
        <w:r w:rsidRPr="004335C1">
          <w:br/>
          <w:t xml:space="preserve">        'host' =&gt; [env('DB_HOST')],</w:t>
        </w:r>
        <w:r w:rsidRPr="004335C1">
          <w:br/>
          <w:t xml:space="preserve">    ],</w:t>
        </w:r>
        <w:r w:rsidRPr="004335C1">
          <w:br/>
        </w:r>
        <w:r w:rsidRPr="004335C1">
          <w:lastRenderedPageBreak/>
          <w:t xml:space="preserve">    'sticky' =&gt; true,</w:t>
        </w:r>
        <w:r w:rsidRPr="004335C1">
          <w:br/>
          <w:t>],</w:t>
        </w:r>
      </w:ins>
    </w:p>
    <w:p w14:paraId="75A8D4AD" w14:textId="77777777" w:rsidR="004335C1" w:rsidRPr="004335C1" w:rsidRDefault="004335C1" w:rsidP="004335C1">
      <w:pPr>
        <w:rPr>
          <w:ins w:id="513" w:author="Tanvir Hasan Nahid" w:date="2026-03-01T12:39:00Z"/>
        </w:rPr>
      </w:pPr>
      <w:ins w:id="514" w:author="Tanvir Hasan Nahid" w:date="2026-03-01T12:39:00Z">
        <w:r w:rsidRPr="004335C1">
          <w:pict w14:anchorId="33B9D0CF">
            <v:rect id="_x0000_i1586" style="width:0;height:1.5pt" o:hralign="center" o:hrstd="t" o:hr="t" fillcolor="#a0a0a0" stroked="f"/>
          </w:pict>
        </w:r>
      </w:ins>
    </w:p>
    <w:p w14:paraId="68F3E0B7" w14:textId="77777777" w:rsidR="004335C1" w:rsidRPr="004335C1" w:rsidRDefault="004335C1" w:rsidP="004335C1">
      <w:pPr>
        <w:rPr>
          <w:ins w:id="515" w:author="Tanvir Hasan Nahid" w:date="2026-03-01T12:39:00Z"/>
          <w:b/>
          <w:bCs/>
        </w:rPr>
      </w:pPr>
      <w:ins w:id="516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🧪</w:t>
        </w:r>
        <w:r w:rsidRPr="004335C1">
          <w:rPr>
            <w:b/>
            <w:bCs/>
          </w:rPr>
          <w:t xml:space="preserve"> Usage</w:t>
        </w:r>
      </w:ins>
    </w:p>
    <w:p w14:paraId="6F00ADA9" w14:textId="77777777" w:rsidR="004335C1" w:rsidRPr="004335C1" w:rsidRDefault="004335C1" w:rsidP="004335C1">
      <w:pPr>
        <w:rPr>
          <w:ins w:id="517" w:author="Tanvir Hasan Nahid" w:date="2026-03-01T12:39:00Z"/>
        </w:rPr>
      </w:pPr>
      <w:proofErr w:type="gramStart"/>
      <w:ins w:id="518" w:author="Tanvir Hasan Nahid" w:date="2026-03-01T12:39:00Z">
        <w:r w:rsidRPr="004335C1">
          <w:t>DB::</w:t>
        </w:r>
        <w:proofErr w:type="gramEnd"/>
        <w:r w:rsidRPr="004335C1">
          <w:t>select</w:t>
        </w:r>
        <w:proofErr w:type="gramStart"/>
        <w:r w:rsidRPr="004335C1">
          <w:t xml:space="preserve">(...);   </w:t>
        </w:r>
        <w:proofErr w:type="gramEnd"/>
        <w:r w:rsidRPr="004335C1">
          <w:t>// read</w:t>
        </w:r>
        <w:r w:rsidRPr="004335C1">
          <w:br/>
        </w:r>
        <w:proofErr w:type="gramStart"/>
        <w:r w:rsidRPr="004335C1">
          <w:t>DB::</w:t>
        </w:r>
        <w:proofErr w:type="gramEnd"/>
        <w:r w:rsidRPr="004335C1">
          <w:t>insert</w:t>
        </w:r>
        <w:proofErr w:type="gramStart"/>
        <w:r w:rsidRPr="004335C1">
          <w:t xml:space="preserve">(...);   </w:t>
        </w:r>
        <w:proofErr w:type="gramEnd"/>
        <w:r w:rsidRPr="004335C1">
          <w:t>// write</w:t>
        </w:r>
      </w:ins>
    </w:p>
    <w:p w14:paraId="08131CCA" w14:textId="77777777" w:rsidR="004335C1" w:rsidRPr="004335C1" w:rsidRDefault="004335C1" w:rsidP="004335C1">
      <w:pPr>
        <w:rPr>
          <w:ins w:id="519" w:author="Tanvir Hasan Nahid" w:date="2026-03-01T12:39:00Z"/>
        </w:rPr>
      </w:pPr>
      <w:ins w:id="520" w:author="Tanvir Hasan Nahid" w:date="2026-03-01T12:39:00Z">
        <w:r w:rsidRPr="004335C1">
          <w:t xml:space="preserve">Laravel auto handle </w:t>
        </w:r>
        <w:r w:rsidRPr="004335C1">
          <w:rPr>
            <w:rFonts w:ascii="Nirmala UI" w:hAnsi="Nirmala UI" w:cs="Nirmala UI"/>
          </w:rPr>
          <w:t>করবে</w:t>
        </w:r>
        <w:r w:rsidRPr="004335C1">
          <w:t xml:space="preserve"> </w:t>
        </w:r>
        <w:r w:rsidRPr="004335C1">
          <w:rPr>
            <w:rFonts w:ascii="Segoe UI Symbol" w:hAnsi="Segoe UI Symbol" w:cs="Segoe UI Symbol"/>
          </w:rPr>
          <w:t>✔</w:t>
        </w:r>
      </w:ins>
    </w:p>
    <w:p w14:paraId="6044368A" w14:textId="77777777" w:rsidR="004335C1" w:rsidRPr="004335C1" w:rsidRDefault="004335C1" w:rsidP="004335C1">
      <w:pPr>
        <w:rPr>
          <w:ins w:id="521" w:author="Tanvir Hasan Nahid" w:date="2026-03-01T12:39:00Z"/>
        </w:rPr>
      </w:pPr>
      <w:ins w:id="522" w:author="Tanvir Hasan Nahid" w:date="2026-03-01T12:39:00Z">
        <w:r w:rsidRPr="004335C1">
          <w:pict w14:anchorId="7A8C6598">
            <v:rect id="_x0000_i1587" style="width:0;height:1.5pt" o:hralign="center" o:hrstd="t" o:hr="t" fillcolor="#a0a0a0" stroked="f"/>
          </w:pict>
        </w:r>
      </w:ins>
    </w:p>
    <w:p w14:paraId="33ED3F13" w14:textId="77777777" w:rsidR="004335C1" w:rsidRPr="004335C1" w:rsidRDefault="004335C1" w:rsidP="004335C1">
      <w:pPr>
        <w:rPr>
          <w:ins w:id="523" w:author="Tanvir Hasan Nahid" w:date="2026-03-01T12:39:00Z"/>
          <w:b/>
          <w:bCs/>
        </w:rPr>
      </w:pPr>
      <w:ins w:id="524" w:author="Tanvir Hasan Nahid" w:date="2026-03-01T12:39:00Z">
        <w:r w:rsidRPr="004335C1">
          <w:rPr>
            <w:b/>
            <w:bCs/>
          </w:rPr>
          <w:t>4️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MySQL + Redis Cache Strategy </w:t>
        </w:r>
        <w:r w:rsidRPr="004335C1">
          <w:rPr>
            <w:rFonts w:ascii="Segoe UI Emoji" w:hAnsi="Segoe UI Emoji" w:cs="Segoe UI Emoji"/>
            <w:b/>
            <w:bCs/>
          </w:rPr>
          <w:t>⚡</w:t>
        </w:r>
      </w:ins>
    </w:p>
    <w:p w14:paraId="2F9987CE" w14:textId="77777777" w:rsidR="004335C1" w:rsidRPr="004335C1" w:rsidRDefault="004335C1" w:rsidP="004335C1">
      <w:pPr>
        <w:rPr>
          <w:ins w:id="525" w:author="Tanvir Hasan Nahid" w:date="2026-03-01T12:39:00Z"/>
        </w:rPr>
      </w:pPr>
      <w:ins w:id="526" w:author="Tanvir Hasan Nahid" w:date="2026-03-01T12:39:00Z">
        <w:r w:rsidRPr="004335C1">
          <w:t xml:space="preserve">DB hit </w:t>
        </w:r>
        <w:r w:rsidRPr="004335C1">
          <w:rPr>
            <w:rFonts w:ascii="Nirmala UI" w:hAnsi="Nirmala UI" w:cs="Nirmala UI"/>
          </w:rPr>
          <w:t>কম</w:t>
        </w:r>
        <w:r w:rsidRPr="004335C1">
          <w:t xml:space="preserve"> = site fast</w:t>
        </w:r>
        <w:r w:rsidRPr="004335C1">
          <w:br/>
          <w:t>Redis = RAM cache</w:t>
        </w:r>
      </w:ins>
    </w:p>
    <w:p w14:paraId="2FFBC3C0" w14:textId="77777777" w:rsidR="004335C1" w:rsidRPr="004335C1" w:rsidRDefault="004335C1" w:rsidP="004335C1">
      <w:pPr>
        <w:rPr>
          <w:ins w:id="527" w:author="Tanvir Hasan Nahid" w:date="2026-03-01T12:39:00Z"/>
        </w:rPr>
      </w:pPr>
      <w:ins w:id="528" w:author="Tanvir Hasan Nahid" w:date="2026-03-01T12:39:00Z">
        <w:r w:rsidRPr="004335C1">
          <w:pict w14:anchorId="77227499">
            <v:rect id="_x0000_i1588" style="width:0;height:1.5pt" o:hralign="center" o:hrstd="t" o:hr="t" fillcolor="#a0a0a0" stroked="f"/>
          </w:pict>
        </w:r>
      </w:ins>
    </w:p>
    <w:p w14:paraId="68917563" w14:textId="77777777" w:rsidR="004335C1" w:rsidRPr="004335C1" w:rsidRDefault="004335C1" w:rsidP="004335C1">
      <w:pPr>
        <w:rPr>
          <w:ins w:id="529" w:author="Tanvir Hasan Nahid" w:date="2026-03-01T12:39:00Z"/>
          <w:b/>
          <w:bCs/>
        </w:rPr>
      </w:pPr>
      <w:ins w:id="530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🔥</w:t>
        </w:r>
        <w:r w:rsidRPr="004335C1">
          <w:rPr>
            <w:b/>
            <w:bCs/>
          </w:rPr>
          <w:t xml:space="preserve"> Redis Install</w:t>
        </w:r>
      </w:ins>
    </w:p>
    <w:p w14:paraId="2F515299" w14:textId="77777777" w:rsidR="004335C1" w:rsidRPr="004335C1" w:rsidRDefault="004335C1" w:rsidP="004335C1">
      <w:pPr>
        <w:rPr>
          <w:ins w:id="531" w:author="Tanvir Hasan Nahid" w:date="2026-03-01T12:39:00Z"/>
        </w:rPr>
      </w:pPr>
      <w:ins w:id="532" w:author="Tanvir Hasan Nahid" w:date="2026-03-01T12:39:00Z">
        <w:r w:rsidRPr="004335C1">
          <w:t>sudo apt install redis-server -y</w:t>
        </w:r>
      </w:ins>
    </w:p>
    <w:p w14:paraId="5DDA862E" w14:textId="77777777" w:rsidR="004335C1" w:rsidRPr="004335C1" w:rsidRDefault="004335C1" w:rsidP="004335C1">
      <w:pPr>
        <w:rPr>
          <w:ins w:id="533" w:author="Tanvir Hasan Nahid" w:date="2026-03-01T12:39:00Z"/>
        </w:rPr>
      </w:pPr>
      <w:ins w:id="534" w:author="Tanvir Hasan Nahid" w:date="2026-03-01T12:39:00Z">
        <w:r w:rsidRPr="004335C1">
          <w:pict w14:anchorId="7FDFFF80">
            <v:rect id="_x0000_i1589" style="width:0;height:1.5pt" o:hralign="center" o:hrstd="t" o:hr="t" fillcolor="#a0a0a0" stroked="f"/>
          </w:pict>
        </w:r>
      </w:ins>
    </w:p>
    <w:p w14:paraId="235A814F" w14:textId="77777777" w:rsidR="004335C1" w:rsidRPr="004335C1" w:rsidRDefault="004335C1" w:rsidP="004335C1">
      <w:pPr>
        <w:rPr>
          <w:ins w:id="535" w:author="Tanvir Hasan Nahid" w:date="2026-03-01T12:39:00Z"/>
          <w:b/>
          <w:bCs/>
        </w:rPr>
      </w:pPr>
      <w:ins w:id="536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🔗</w:t>
        </w:r>
        <w:r w:rsidRPr="004335C1">
          <w:rPr>
            <w:b/>
            <w:bCs/>
          </w:rPr>
          <w:t xml:space="preserve"> </w:t>
        </w:r>
        <w:proofErr w:type="gramStart"/>
        <w:r w:rsidRPr="004335C1">
          <w:rPr>
            <w:b/>
            <w:bCs/>
          </w:rPr>
          <w:t>Laravel .env</w:t>
        </w:r>
        <w:proofErr w:type="gramEnd"/>
      </w:ins>
    </w:p>
    <w:p w14:paraId="621F6B12" w14:textId="77777777" w:rsidR="004335C1" w:rsidRPr="004335C1" w:rsidRDefault="004335C1" w:rsidP="004335C1">
      <w:pPr>
        <w:rPr>
          <w:ins w:id="537" w:author="Tanvir Hasan Nahid" w:date="2026-03-01T12:39:00Z"/>
        </w:rPr>
      </w:pPr>
      <w:ins w:id="538" w:author="Tanvir Hasan Nahid" w:date="2026-03-01T12:39:00Z">
        <w:r w:rsidRPr="004335C1">
          <w:t>CACHE_DRIVER=redis</w:t>
        </w:r>
        <w:r w:rsidRPr="004335C1">
          <w:br/>
          <w:t>SESSION_DRIVER=redis</w:t>
        </w:r>
        <w:r w:rsidRPr="004335C1">
          <w:br/>
          <w:t>QUEUE_CONNECTION=redis</w:t>
        </w:r>
      </w:ins>
    </w:p>
    <w:p w14:paraId="6A5B744B" w14:textId="77777777" w:rsidR="004335C1" w:rsidRPr="004335C1" w:rsidRDefault="004335C1" w:rsidP="004335C1">
      <w:pPr>
        <w:rPr>
          <w:ins w:id="539" w:author="Tanvir Hasan Nahid" w:date="2026-03-01T12:39:00Z"/>
        </w:rPr>
      </w:pPr>
      <w:ins w:id="540" w:author="Tanvir Hasan Nahid" w:date="2026-03-01T12:39:00Z">
        <w:r w:rsidRPr="004335C1">
          <w:pict w14:anchorId="4F59BD52">
            <v:rect id="_x0000_i1590" style="width:0;height:1.5pt" o:hralign="center" o:hrstd="t" o:hr="t" fillcolor="#a0a0a0" stroked="f"/>
          </w:pict>
        </w:r>
      </w:ins>
    </w:p>
    <w:p w14:paraId="51894A85" w14:textId="77777777" w:rsidR="004335C1" w:rsidRPr="004335C1" w:rsidRDefault="004335C1" w:rsidP="004335C1">
      <w:pPr>
        <w:rPr>
          <w:ins w:id="541" w:author="Tanvir Hasan Nahid" w:date="2026-03-01T12:39:00Z"/>
          <w:b/>
          <w:bCs/>
        </w:rPr>
      </w:pPr>
      <w:ins w:id="542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🧠</w:t>
        </w:r>
        <w:r w:rsidRPr="004335C1">
          <w:rPr>
            <w:b/>
            <w:bCs/>
          </w:rPr>
          <w:t xml:space="preserve"> What to Cache?</w:t>
        </w:r>
      </w:ins>
    </w:p>
    <w:p w14:paraId="1AFCB207" w14:textId="77777777" w:rsidR="004335C1" w:rsidRPr="004335C1" w:rsidRDefault="004335C1" w:rsidP="004335C1">
      <w:pPr>
        <w:rPr>
          <w:ins w:id="543" w:author="Tanvir Hasan Nahid" w:date="2026-03-01T12:39:00Z"/>
          <w:b/>
          <w:bCs/>
        </w:rPr>
      </w:pPr>
      <w:ins w:id="544" w:author="Tanvir Hasan Nahid" w:date="2026-03-01T12:39:00Z">
        <w:r w:rsidRPr="004335C1">
          <w:rPr>
            <w:b/>
            <w:bCs/>
          </w:rPr>
          <w:t>A. Product list</w:t>
        </w:r>
      </w:ins>
    </w:p>
    <w:p w14:paraId="6B46649F" w14:textId="77777777" w:rsidR="004335C1" w:rsidRPr="004335C1" w:rsidRDefault="004335C1" w:rsidP="004335C1">
      <w:pPr>
        <w:rPr>
          <w:ins w:id="545" w:author="Tanvir Hasan Nahid" w:date="2026-03-01T12:39:00Z"/>
        </w:rPr>
      </w:pPr>
      <w:proofErr w:type="gramStart"/>
      <w:ins w:id="546" w:author="Tanvir Hasan Nahid" w:date="2026-03-01T12:39:00Z">
        <w:r w:rsidRPr="004335C1">
          <w:t>Cache::remember(</w:t>
        </w:r>
        <w:proofErr w:type="gramEnd"/>
        <w:r w:rsidRPr="004335C1">
          <w:t>'products_home', 3600, function () {</w:t>
        </w:r>
        <w:r w:rsidRPr="004335C1">
          <w:br/>
          <w:t xml:space="preserve">    return </w:t>
        </w:r>
        <w:proofErr w:type="gramStart"/>
        <w:r w:rsidRPr="004335C1">
          <w:t>Product::</w:t>
        </w:r>
        <w:proofErr w:type="gramEnd"/>
        <w:r w:rsidRPr="004335C1">
          <w:t>latest()-&gt;limit(20)-&gt;</w:t>
        </w:r>
        <w:proofErr w:type="gramStart"/>
        <w:r w:rsidRPr="004335C1">
          <w:t>get(</w:t>
        </w:r>
        <w:proofErr w:type="gramEnd"/>
        <w:r w:rsidRPr="004335C1">
          <w:t>);</w:t>
        </w:r>
        <w:r w:rsidRPr="004335C1">
          <w:br/>
          <w:t>});</w:t>
        </w:r>
      </w:ins>
    </w:p>
    <w:p w14:paraId="068F1CCE" w14:textId="77777777" w:rsidR="004335C1" w:rsidRPr="004335C1" w:rsidRDefault="004335C1" w:rsidP="004335C1">
      <w:pPr>
        <w:rPr>
          <w:ins w:id="547" w:author="Tanvir Hasan Nahid" w:date="2026-03-01T12:39:00Z"/>
        </w:rPr>
      </w:pPr>
      <w:ins w:id="548" w:author="Tanvir Hasan Nahid" w:date="2026-03-01T12:39:00Z">
        <w:r w:rsidRPr="004335C1">
          <w:pict w14:anchorId="40C0DB50">
            <v:rect id="_x0000_i1591" style="width:0;height:1.5pt" o:hralign="center" o:hrstd="t" o:hr="t" fillcolor="#a0a0a0" stroked="f"/>
          </w:pict>
        </w:r>
      </w:ins>
    </w:p>
    <w:p w14:paraId="3B50B3D3" w14:textId="77777777" w:rsidR="004335C1" w:rsidRPr="004335C1" w:rsidRDefault="004335C1" w:rsidP="004335C1">
      <w:pPr>
        <w:rPr>
          <w:ins w:id="549" w:author="Tanvir Hasan Nahid" w:date="2026-03-01T12:39:00Z"/>
          <w:b/>
          <w:bCs/>
        </w:rPr>
      </w:pPr>
      <w:ins w:id="550" w:author="Tanvir Hasan Nahid" w:date="2026-03-01T12:39:00Z">
        <w:r w:rsidRPr="004335C1">
          <w:rPr>
            <w:b/>
            <w:bCs/>
          </w:rPr>
          <w:t>B. Category menu</w:t>
        </w:r>
      </w:ins>
    </w:p>
    <w:p w14:paraId="220F66D8" w14:textId="77777777" w:rsidR="004335C1" w:rsidRPr="004335C1" w:rsidRDefault="004335C1" w:rsidP="004335C1">
      <w:pPr>
        <w:rPr>
          <w:ins w:id="551" w:author="Tanvir Hasan Nahid" w:date="2026-03-01T12:39:00Z"/>
        </w:rPr>
      </w:pPr>
      <w:proofErr w:type="gramStart"/>
      <w:ins w:id="552" w:author="Tanvir Hasan Nahid" w:date="2026-03-01T12:39:00Z">
        <w:r w:rsidRPr="004335C1">
          <w:t>Cache::rememberForever(</w:t>
        </w:r>
        <w:proofErr w:type="gramEnd"/>
        <w:r w:rsidRPr="004335C1">
          <w:t xml:space="preserve">'categories', </w:t>
        </w:r>
        <w:proofErr w:type="gramStart"/>
        <w:r w:rsidRPr="004335C1">
          <w:t>fn(</w:t>
        </w:r>
        <w:proofErr w:type="gramEnd"/>
        <w:r w:rsidRPr="004335C1">
          <w:t xml:space="preserve">) =&gt; </w:t>
        </w:r>
        <w:proofErr w:type="gramStart"/>
        <w:r w:rsidRPr="004335C1">
          <w:t>Category::all(</w:t>
        </w:r>
        <w:proofErr w:type="gramEnd"/>
        <w:r w:rsidRPr="004335C1">
          <w:t>));</w:t>
        </w:r>
      </w:ins>
    </w:p>
    <w:p w14:paraId="43E920FE" w14:textId="77777777" w:rsidR="004335C1" w:rsidRPr="004335C1" w:rsidRDefault="004335C1" w:rsidP="004335C1">
      <w:pPr>
        <w:rPr>
          <w:ins w:id="553" w:author="Tanvir Hasan Nahid" w:date="2026-03-01T12:39:00Z"/>
        </w:rPr>
      </w:pPr>
      <w:ins w:id="554" w:author="Tanvir Hasan Nahid" w:date="2026-03-01T12:39:00Z">
        <w:r w:rsidRPr="004335C1">
          <w:lastRenderedPageBreak/>
          <w:pict w14:anchorId="41AA74D0">
            <v:rect id="_x0000_i1592" style="width:0;height:1.5pt" o:hralign="center" o:hrstd="t" o:hr="t" fillcolor="#a0a0a0" stroked="f"/>
          </w:pict>
        </w:r>
      </w:ins>
    </w:p>
    <w:p w14:paraId="61A396C6" w14:textId="77777777" w:rsidR="004335C1" w:rsidRPr="004335C1" w:rsidRDefault="004335C1" w:rsidP="004335C1">
      <w:pPr>
        <w:rPr>
          <w:ins w:id="555" w:author="Tanvir Hasan Nahid" w:date="2026-03-01T12:39:00Z"/>
          <w:b/>
          <w:bCs/>
        </w:rPr>
      </w:pPr>
      <w:ins w:id="556" w:author="Tanvir Hasan Nahid" w:date="2026-03-01T12:39:00Z">
        <w:r w:rsidRPr="004335C1">
          <w:rPr>
            <w:b/>
            <w:bCs/>
          </w:rPr>
          <w:t>C. Product details</w:t>
        </w:r>
      </w:ins>
    </w:p>
    <w:p w14:paraId="5BDC1659" w14:textId="77777777" w:rsidR="004335C1" w:rsidRPr="004335C1" w:rsidRDefault="004335C1" w:rsidP="004335C1">
      <w:pPr>
        <w:rPr>
          <w:ins w:id="557" w:author="Tanvir Hasan Nahid" w:date="2026-03-01T12:39:00Z"/>
        </w:rPr>
      </w:pPr>
      <w:proofErr w:type="gramStart"/>
      <w:ins w:id="558" w:author="Tanvir Hasan Nahid" w:date="2026-03-01T12:39:00Z">
        <w:r w:rsidRPr="004335C1">
          <w:t>Cache::</w:t>
        </w:r>
        <w:proofErr w:type="gramEnd"/>
        <w:r w:rsidRPr="004335C1">
          <w:t xml:space="preserve">remember("product_{$slug}", 600, </w:t>
        </w:r>
        <w:proofErr w:type="gramStart"/>
        <w:r w:rsidRPr="004335C1">
          <w:t>fn(</w:t>
        </w:r>
        <w:proofErr w:type="gramEnd"/>
        <w:r w:rsidRPr="004335C1">
          <w:t xml:space="preserve">) =&gt; </w:t>
        </w:r>
        <w:proofErr w:type="gramStart"/>
        <w:r w:rsidRPr="004335C1">
          <w:t>Product::</w:t>
        </w:r>
        <w:proofErr w:type="gramEnd"/>
        <w:r w:rsidRPr="004335C1">
          <w:t>whereSlug($slug)-&gt;</w:t>
        </w:r>
        <w:proofErr w:type="gramStart"/>
        <w:r w:rsidRPr="004335C1">
          <w:t>first(</w:t>
        </w:r>
        <w:proofErr w:type="gramEnd"/>
        <w:r w:rsidRPr="004335C1">
          <w:t>));</w:t>
        </w:r>
      </w:ins>
    </w:p>
    <w:p w14:paraId="25524E2B" w14:textId="77777777" w:rsidR="004335C1" w:rsidRPr="004335C1" w:rsidRDefault="004335C1" w:rsidP="004335C1">
      <w:pPr>
        <w:rPr>
          <w:ins w:id="559" w:author="Tanvir Hasan Nahid" w:date="2026-03-01T12:39:00Z"/>
        </w:rPr>
      </w:pPr>
      <w:ins w:id="560" w:author="Tanvir Hasan Nahid" w:date="2026-03-01T12:39:00Z">
        <w:r w:rsidRPr="004335C1">
          <w:pict w14:anchorId="435026DB">
            <v:rect id="_x0000_i1593" style="width:0;height:1.5pt" o:hralign="center" o:hrstd="t" o:hr="t" fillcolor="#a0a0a0" stroked="f"/>
          </w:pict>
        </w:r>
      </w:ins>
    </w:p>
    <w:p w14:paraId="618D886F" w14:textId="77777777" w:rsidR="004335C1" w:rsidRPr="004335C1" w:rsidRDefault="004335C1" w:rsidP="004335C1">
      <w:pPr>
        <w:rPr>
          <w:ins w:id="561" w:author="Tanvir Hasan Nahid" w:date="2026-03-01T12:39:00Z"/>
          <w:b/>
          <w:bCs/>
        </w:rPr>
      </w:pPr>
      <w:ins w:id="562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🧹</w:t>
        </w:r>
        <w:r w:rsidRPr="004335C1">
          <w:rPr>
            <w:b/>
            <w:bCs/>
          </w:rPr>
          <w:t xml:space="preserve"> Clear cache when update</w:t>
        </w:r>
      </w:ins>
    </w:p>
    <w:p w14:paraId="0DB7E8BD" w14:textId="77777777" w:rsidR="004335C1" w:rsidRPr="004335C1" w:rsidRDefault="004335C1" w:rsidP="004335C1">
      <w:pPr>
        <w:rPr>
          <w:ins w:id="563" w:author="Tanvir Hasan Nahid" w:date="2026-03-01T12:39:00Z"/>
        </w:rPr>
      </w:pPr>
      <w:proofErr w:type="gramStart"/>
      <w:ins w:id="564" w:author="Tanvir Hasan Nahid" w:date="2026-03-01T12:39:00Z">
        <w:r w:rsidRPr="004335C1">
          <w:t>Cache::</w:t>
        </w:r>
        <w:proofErr w:type="gramEnd"/>
        <w:r w:rsidRPr="004335C1">
          <w:t>forget('products_home');</w:t>
        </w:r>
        <w:r w:rsidRPr="004335C1">
          <w:br/>
        </w:r>
        <w:proofErr w:type="gramStart"/>
        <w:r w:rsidRPr="004335C1">
          <w:t>Cache::</w:t>
        </w:r>
        <w:proofErr w:type="gramEnd"/>
        <w:r w:rsidRPr="004335C1">
          <w:t>forget("product_{$slug}");</w:t>
        </w:r>
      </w:ins>
    </w:p>
    <w:p w14:paraId="6368490A" w14:textId="77777777" w:rsidR="004335C1" w:rsidRPr="004335C1" w:rsidRDefault="004335C1" w:rsidP="004335C1">
      <w:pPr>
        <w:rPr>
          <w:ins w:id="565" w:author="Tanvir Hasan Nahid" w:date="2026-03-01T12:39:00Z"/>
        </w:rPr>
      </w:pPr>
      <w:ins w:id="566" w:author="Tanvir Hasan Nahid" w:date="2026-03-01T12:39:00Z">
        <w:r w:rsidRPr="004335C1">
          <w:pict w14:anchorId="74EF6A7C">
            <v:rect id="_x0000_i1594" style="width:0;height:1.5pt" o:hralign="center" o:hrstd="t" o:hr="t" fillcolor="#a0a0a0" stroked="f"/>
          </w:pict>
        </w:r>
      </w:ins>
    </w:p>
    <w:p w14:paraId="32C6EF2F" w14:textId="77777777" w:rsidR="004335C1" w:rsidRPr="004335C1" w:rsidRDefault="004335C1" w:rsidP="004335C1">
      <w:pPr>
        <w:rPr>
          <w:ins w:id="567" w:author="Tanvir Hasan Nahid" w:date="2026-03-01T12:39:00Z"/>
          <w:b/>
          <w:bCs/>
        </w:rPr>
      </w:pPr>
      <w:ins w:id="568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🧪</w:t>
        </w:r>
        <w:r w:rsidRPr="004335C1">
          <w:rPr>
            <w:b/>
            <w:bCs/>
          </w:rPr>
          <w:t xml:space="preserve"> Redis Test</w:t>
        </w:r>
      </w:ins>
    </w:p>
    <w:p w14:paraId="14D29CCB" w14:textId="77777777" w:rsidR="004335C1" w:rsidRPr="004335C1" w:rsidRDefault="004335C1" w:rsidP="004335C1">
      <w:pPr>
        <w:rPr>
          <w:ins w:id="569" w:author="Tanvir Hasan Nahid" w:date="2026-03-01T12:39:00Z"/>
        </w:rPr>
      </w:pPr>
      <w:ins w:id="570" w:author="Tanvir Hasan Nahid" w:date="2026-03-01T12:39:00Z">
        <w:r w:rsidRPr="004335C1">
          <w:t>redis-cli ping</w:t>
        </w:r>
      </w:ins>
    </w:p>
    <w:p w14:paraId="6ED5CC7E" w14:textId="77777777" w:rsidR="004335C1" w:rsidRPr="004335C1" w:rsidRDefault="004335C1" w:rsidP="004335C1">
      <w:pPr>
        <w:rPr>
          <w:ins w:id="571" w:author="Tanvir Hasan Nahid" w:date="2026-03-01T12:39:00Z"/>
        </w:rPr>
      </w:pPr>
      <w:ins w:id="572" w:author="Tanvir Hasan Nahid" w:date="2026-03-01T12:39:00Z">
        <w:r w:rsidRPr="004335C1">
          <w:t>Response:</w:t>
        </w:r>
      </w:ins>
    </w:p>
    <w:p w14:paraId="1B12F92F" w14:textId="77777777" w:rsidR="004335C1" w:rsidRPr="004335C1" w:rsidRDefault="004335C1" w:rsidP="004335C1">
      <w:pPr>
        <w:rPr>
          <w:ins w:id="573" w:author="Tanvir Hasan Nahid" w:date="2026-03-01T12:39:00Z"/>
        </w:rPr>
      </w:pPr>
      <w:ins w:id="574" w:author="Tanvir Hasan Nahid" w:date="2026-03-01T12:39:00Z">
        <w:r w:rsidRPr="004335C1">
          <w:t>PONG</w:t>
        </w:r>
      </w:ins>
    </w:p>
    <w:p w14:paraId="41EE39D8" w14:textId="77777777" w:rsidR="004335C1" w:rsidRPr="004335C1" w:rsidRDefault="004335C1" w:rsidP="004335C1">
      <w:pPr>
        <w:rPr>
          <w:ins w:id="575" w:author="Tanvir Hasan Nahid" w:date="2026-03-01T12:39:00Z"/>
        </w:rPr>
      </w:pPr>
      <w:ins w:id="576" w:author="Tanvir Hasan Nahid" w:date="2026-03-01T12:39:00Z">
        <w:r w:rsidRPr="004335C1">
          <w:pict w14:anchorId="1FD50977">
            <v:rect id="_x0000_i1595" style="width:0;height:1.5pt" o:hralign="center" o:hrstd="t" o:hr="t" fillcolor="#a0a0a0" stroked="f"/>
          </w:pict>
        </w:r>
      </w:ins>
    </w:p>
    <w:p w14:paraId="6B2DEF07" w14:textId="77777777" w:rsidR="004335C1" w:rsidRPr="004335C1" w:rsidRDefault="004335C1" w:rsidP="004335C1">
      <w:pPr>
        <w:rPr>
          <w:ins w:id="577" w:author="Tanvir Hasan Nahid" w:date="2026-03-01T12:39:00Z"/>
          <w:b/>
          <w:bCs/>
        </w:rPr>
      </w:pPr>
      <w:ins w:id="578" w:author="Tanvir Hasan Nahid" w:date="2026-03-01T12:39:00Z">
        <w:r w:rsidRPr="004335C1">
          <w:rPr>
            <w:b/>
            <w:bCs/>
          </w:rPr>
          <w:t>5️</w:t>
        </w:r>
        <w:r w:rsidRPr="004335C1">
          <w:rPr>
            <w:rFonts w:ascii="Segoe UI Symbol" w:hAnsi="Segoe UI Symbol" w:cs="Segoe UI Symbol"/>
            <w:b/>
            <w:bCs/>
          </w:rPr>
          <w:t>⃣</w:t>
        </w:r>
        <w:r w:rsidRPr="004335C1">
          <w:rPr>
            <w:b/>
            <w:bCs/>
          </w:rPr>
          <w:t xml:space="preserve"> MySQL GUI (phpMyAdmin / Adminer) </w:t>
        </w:r>
        <w:r w:rsidRPr="004335C1">
          <w:rPr>
            <w:rFonts w:ascii="Segoe UI Emoji" w:hAnsi="Segoe UI Emoji" w:cs="Segoe UI Emoji"/>
            <w:b/>
            <w:bCs/>
          </w:rPr>
          <w:t>🖥️</w:t>
        </w:r>
      </w:ins>
    </w:p>
    <w:p w14:paraId="5C37DE65" w14:textId="77777777" w:rsidR="004335C1" w:rsidRPr="004335C1" w:rsidRDefault="004335C1" w:rsidP="004335C1">
      <w:pPr>
        <w:rPr>
          <w:ins w:id="579" w:author="Tanvir Hasan Nahid" w:date="2026-03-01T12:39:00Z"/>
        </w:rPr>
      </w:pPr>
      <w:ins w:id="580" w:author="Tanvir Hasan Nahid" w:date="2026-03-01T12:39:00Z">
        <w:r w:rsidRPr="004335C1">
          <w:t xml:space="preserve">Browser </w:t>
        </w:r>
        <w:r w:rsidRPr="004335C1">
          <w:rPr>
            <w:rFonts w:ascii="Nirmala UI" w:hAnsi="Nirmala UI" w:cs="Nirmala UI"/>
          </w:rPr>
          <w:t>দিয়ে</w:t>
        </w:r>
        <w:r w:rsidRPr="004335C1">
          <w:t xml:space="preserve"> DB manage</w:t>
        </w:r>
      </w:ins>
    </w:p>
    <w:p w14:paraId="665BB676" w14:textId="77777777" w:rsidR="004335C1" w:rsidRPr="004335C1" w:rsidRDefault="004335C1" w:rsidP="004335C1">
      <w:pPr>
        <w:rPr>
          <w:ins w:id="581" w:author="Tanvir Hasan Nahid" w:date="2026-03-01T12:39:00Z"/>
        </w:rPr>
      </w:pPr>
      <w:ins w:id="582" w:author="Tanvir Hasan Nahid" w:date="2026-03-01T12:39:00Z">
        <w:r w:rsidRPr="004335C1">
          <w:pict w14:anchorId="4AD8DBCB">
            <v:rect id="_x0000_i1596" style="width:0;height:1.5pt" o:hralign="center" o:hrstd="t" o:hr="t" fillcolor="#a0a0a0" stroked="f"/>
          </w:pict>
        </w:r>
      </w:ins>
    </w:p>
    <w:p w14:paraId="6773AAAD" w14:textId="77777777" w:rsidR="004335C1" w:rsidRPr="004335C1" w:rsidRDefault="004335C1" w:rsidP="004335C1">
      <w:pPr>
        <w:rPr>
          <w:ins w:id="583" w:author="Tanvir Hasan Nahid" w:date="2026-03-01T12:39:00Z"/>
          <w:b/>
          <w:bCs/>
        </w:rPr>
      </w:pPr>
      <w:ins w:id="584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🟢</w:t>
        </w:r>
        <w:r w:rsidRPr="004335C1">
          <w:rPr>
            <w:b/>
            <w:bCs/>
          </w:rPr>
          <w:t xml:space="preserve"> Option A: Adminer (Recommended </w:t>
        </w:r>
        <w:r w:rsidRPr="004335C1">
          <w:rPr>
            <w:rFonts w:ascii="Segoe UI Emoji" w:hAnsi="Segoe UI Emoji" w:cs="Segoe UI Emoji"/>
            <w:b/>
            <w:bCs/>
          </w:rPr>
          <w:t>✅</w:t>
        </w:r>
        <w:r w:rsidRPr="004335C1">
          <w:rPr>
            <w:b/>
            <w:bCs/>
          </w:rPr>
          <w:t>)</w:t>
        </w:r>
      </w:ins>
    </w:p>
    <w:p w14:paraId="5B679892" w14:textId="77777777" w:rsidR="004335C1" w:rsidRPr="004335C1" w:rsidRDefault="004335C1" w:rsidP="004335C1">
      <w:pPr>
        <w:rPr>
          <w:ins w:id="585" w:author="Tanvir Hasan Nahid" w:date="2026-03-01T12:39:00Z"/>
          <w:b/>
          <w:bCs/>
        </w:rPr>
      </w:pPr>
      <w:ins w:id="586" w:author="Tanvir Hasan Nahid" w:date="2026-03-01T12:39:00Z">
        <w:r w:rsidRPr="004335C1">
          <w:rPr>
            <w:b/>
            <w:bCs/>
          </w:rPr>
          <w:t>Install</w:t>
        </w:r>
      </w:ins>
    </w:p>
    <w:p w14:paraId="3054FE32" w14:textId="77777777" w:rsidR="004335C1" w:rsidRPr="004335C1" w:rsidRDefault="004335C1" w:rsidP="004335C1">
      <w:pPr>
        <w:rPr>
          <w:ins w:id="587" w:author="Tanvir Hasan Nahid" w:date="2026-03-01T12:39:00Z"/>
        </w:rPr>
      </w:pPr>
      <w:ins w:id="588" w:author="Tanvir Hasan Nahid" w:date="2026-03-01T12:39:00Z">
        <w:r w:rsidRPr="004335C1">
          <w:t>sudo mkdir /var/www/adminer</w:t>
        </w:r>
        <w:r w:rsidRPr="004335C1">
          <w:br/>
          <w:t>cd /var/www/adminer</w:t>
        </w:r>
        <w:r w:rsidRPr="004335C1">
          <w:br/>
          <w:t>sudo wget https://github.com/vrana/adminer/releases/download/v4.8.1/adminer-4.8.1.php</w:t>
        </w:r>
        <w:r w:rsidRPr="004335C1">
          <w:br/>
          <w:t>sudo mv adminer-4.8.1.php index.php</w:t>
        </w:r>
      </w:ins>
    </w:p>
    <w:p w14:paraId="47A87FE2" w14:textId="77777777" w:rsidR="004335C1" w:rsidRPr="004335C1" w:rsidRDefault="004335C1" w:rsidP="004335C1">
      <w:pPr>
        <w:rPr>
          <w:ins w:id="589" w:author="Tanvir Hasan Nahid" w:date="2026-03-01T12:39:00Z"/>
        </w:rPr>
      </w:pPr>
      <w:ins w:id="590" w:author="Tanvir Hasan Nahid" w:date="2026-03-01T12:39:00Z">
        <w:r w:rsidRPr="004335C1">
          <w:pict w14:anchorId="7C74D21C">
            <v:rect id="_x0000_i1597" style="width:0;height:1.5pt" o:hralign="center" o:hrstd="t" o:hr="t" fillcolor="#a0a0a0" stroked="f"/>
          </w:pict>
        </w:r>
      </w:ins>
    </w:p>
    <w:p w14:paraId="263ED207" w14:textId="77777777" w:rsidR="004335C1" w:rsidRPr="004335C1" w:rsidRDefault="004335C1" w:rsidP="004335C1">
      <w:pPr>
        <w:rPr>
          <w:ins w:id="591" w:author="Tanvir Hasan Nahid" w:date="2026-03-01T12:39:00Z"/>
          <w:b/>
          <w:bCs/>
        </w:rPr>
      </w:pPr>
      <w:ins w:id="592" w:author="Tanvir Hasan Nahid" w:date="2026-03-01T12:39:00Z">
        <w:r w:rsidRPr="004335C1">
          <w:rPr>
            <w:rFonts w:ascii="Segoe UI Emoji" w:hAnsi="Segoe UI Emoji" w:cs="Segoe UI Emoji"/>
            <w:b/>
            <w:bCs/>
          </w:rPr>
          <w:t>🌐</w:t>
        </w:r>
        <w:r w:rsidRPr="004335C1">
          <w:rPr>
            <w:b/>
            <w:bCs/>
          </w:rPr>
          <w:t xml:space="preserve"> Nginx Config</w:t>
        </w:r>
      </w:ins>
    </w:p>
    <w:p w14:paraId="530C109D" w14:textId="77777777" w:rsidR="004335C1" w:rsidRPr="004335C1" w:rsidRDefault="004335C1" w:rsidP="004335C1">
      <w:pPr>
        <w:rPr>
          <w:ins w:id="593" w:author="Tanvir Hasan Nahid" w:date="2026-03-01T12:39:00Z"/>
        </w:rPr>
      </w:pPr>
      <w:ins w:id="594" w:author="Tanvir Hasan Nahid" w:date="2026-03-01T12:39:00Z">
        <w:r w:rsidRPr="004335C1">
          <w:t>server {</w:t>
        </w:r>
        <w:r w:rsidRPr="004335C1">
          <w:br/>
          <w:t xml:space="preserve">    listen 80;</w:t>
        </w:r>
        <w:r w:rsidRPr="004335C1">
          <w:br/>
          <w:t xml:space="preserve">    server_name db.example.com;</w:t>
        </w:r>
        <w:r w:rsidRPr="004335C1">
          <w:br/>
        </w:r>
        <w:r w:rsidRPr="004335C1">
          <w:br/>
        </w:r>
        <w:r w:rsidRPr="004335C1">
          <w:lastRenderedPageBreak/>
          <w:t xml:space="preserve">    root /var/www/adminer;</w:t>
        </w:r>
        <w:r w:rsidRPr="004335C1">
          <w:br/>
          <w:t xml:space="preserve">    index index.php;</w:t>
        </w:r>
        <w:r w:rsidRPr="004335C1">
          <w:br/>
        </w:r>
        <w:r w:rsidRPr="004335C1">
          <w:br/>
          <w:t xml:space="preserve">    location ~ \.php$ {</w:t>
        </w:r>
        <w:r w:rsidRPr="004335C1">
          <w:br/>
          <w:t xml:space="preserve">        include snippets/fastcgi-php.conf;</w:t>
        </w:r>
        <w:r w:rsidRPr="004335C1">
          <w:br/>
          <w:t xml:space="preserve">        fastcgi_pass unix:/run/php/php8.2-fpm.sock;</w:t>
        </w:r>
        <w:r w:rsidRPr="004335C1">
          <w:br/>
          <w:t xml:space="preserve">  </w:t>
        </w:r>
        <w:proofErr w:type="gramStart"/>
        <w:r w:rsidRPr="004335C1">
          <w:t xml:space="preserve">  }</w:t>
        </w:r>
        <w:proofErr w:type="gramEnd"/>
        <w:r w:rsidRPr="004335C1">
          <w:br/>
          <w:t>}</w:t>
        </w:r>
      </w:ins>
    </w:p>
    <w:p w14:paraId="1AEA2944" w14:textId="77777777" w:rsidR="004335C1" w:rsidRDefault="004335C1" w:rsidP="00AD47AB"/>
    <w:sectPr w:rsidR="0043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BDD"/>
    <w:multiLevelType w:val="multilevel"/>
    <w:tmpl w:val="BE2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02519"/>
    <w:multiLevelType w:val="multilevel"/>
    <w:tmpl w:val="BC4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2533B"/>
    <w:multiLevelType w:val="multilevel"/>
    <w:tmpl w:val="6A0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B7D08"/>
    <w:multiLevelType w:val="multilevel"/>
    <w:tmpl w:val="04D0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5244E"/>
    <w:multiLevelType w:val="multilevel"/>
    <w:tmpl w:val="20AC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92DE2"/>
    <w:multiLevelType w:val="multilevel"/>
    <w:tmpl w:val="DC6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139755">
    <w:abstractNumId w:val="0"/>
  </w:num>
  <w:num w:numId="2" w16cid:durableId="1005284096">
    <w:abstractNumId w:val="3"/>
  </w:num>
  <w:num w:numId="3" w16cid:durableId="32967822">
    <w:abstractNumId w:val="1"/>
  </w:num>
  <w:num w:numId="4" w16cid:durableId="1029329850">
    <w:abstractNumId w:val="4"/>
  </w:num>
  <w:num w:numId="5" w16cid:durableId="854460625">
    <w:abstractNumId w:val="2"/>
  </w:num>
  <w:num w:numId="6" w16cid:durableId="3782562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vir Hasan Nahid">
    <w15:presenceInfo w15:providerId="Windows Live" w15:userId="7a37871e4f1561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AB"/>
    <w:rsid w:val="004079E7"/>
    <w:rsid w:val="004335C1"/>
    <w:rsid w:val="005A1C59"/>
    <w:rsid w:val="007212E8"/>
    <w:rsid w:val="00A171F6"/>
    <w:rsid w:val="00AD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C8E8"/>
  <w15:chartTrackingRefBased/>
  <w15:docId w15:val="{FA5D9D21-C530-4C44-A4EA-E00D92EC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7A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D47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22</Pages>
  <Words>2045</Words>
  <Characters>11661</Characters>
  <Application>Microsoft Office Word</Application>
  <DocSecurity>0</DocSecurity>
  <Lines>97</Lines>
  <Paragraphs>27</Paragraphs>
  <ScaleCrop>false</ScaleCrop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Hasan Nahid</dc:creator>
  <cp:keywords/>
  <dc:description/>
  <cp:lastModifiedBy>Tanvir Hasan Nahid</cp:lastModifiedBy>
  <cp:revision>2</cp:revision>
  <dcterms:created xsi:type="dcterms:W3CDTF">2026-03-01T06:07:00Z</dcterms:created>
  <dcterms:modified xsi:type="dcterms:W3CDTF">2026-03-01T06:39:00Z</dcterms:modified>
</cp:coreProperties>
</file>